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r w:rsidR="00804EC5" w:rsidRPr="000916B2">
        <w:rPr>
          <w:rFonts w:ascii="Arial" w:hAnsi="Arial" w:cs="Arial"/>
          <w:b/>
          <w:i/>
        </w:rPr>
        <w:t>Fingerprinter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1E35F103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</w:t>
      </w:r>
      <w:r w:rsidR="00995782">
        <w:rPr>
          <w:rFonts w:ascii="Arial" w:hAnsi="Arial" w:cs="Arial"/>
          <w:b/>
        </w:rPr>
        <w:t>1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7A1AECF4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>The Fingerprint</w:t>
      </w:r>
      <w:r w:rsidR="00D06B00" w:rsidRPr="000916B2">
        <w:rPr>
          <w:rFonts w:ascii="Arial" w:hAnsi="Arial"/>
        </w:rPr>
        <w:t>er</w:t>
      </w:r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are the functional requirements of the Fingerprinter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subdirectory(ies)</w:t>
      </w:r>
      <w:r w:rsidRPr="000916B2">
        <w:rPr>
          <w:rFonts w:ascii="Arial" w:hAnsi="Arial" w:cs="Arial"/>
        </w:rPr>
        <w:t>.</w:t>
      </w:r>
    </w:p>
    <w:p w14:paraId="088E2799" w14:textId="76013CE1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88987D7" w14:textId="6311F760" w:rsidR="00903DCA" w:rsidRDefault="00903DCA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FR-4 Generate a hash tag for a section of a file</w:t>
      </w:r>
    </w:p>
    <w:p w14:paraId="434C147D" w14:textId="7498606E" w:rsidR="00903DCA" w:rsidRPr="000916B2" w:rsidRDefault="00903DCA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 w:cs="Arial"/>
        </w:rPr>
        <w:t>FR-5 Specify if the output overwrites or appends to the target output file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The following documents the software requirements for the Fingerprinter tool.</w:t>
      </w:r>
    </w:p>
    <w:p w14:paraId="1CE9F14F" w14:textId="22CF02D8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Python </w:t>
      </w:r>
      <w:r w:rsidR="00D82A60">
        <w:rPr>
          <w:rFonts w:ascii="Arial" w:hAnsi="Arial" w:cs="Arial"/>
        </w:rPr>
        <w:t>&gt;=</w:t>
      </w:r>
      <w:r w:rsidRPr="000916B2">
        <w:rPr>
          <w:rFonts w:ascii="Arial" w:hAnsi="Arial" w:cs="Arial"/>
        </w:rPr>
        <w:t>3.</w:t>
      </w:r>
      <w:r w:rsidR="00785E61" w:rsidRPr="000916B2">
        <w:rPr>
          <w:rFonts w:ascii="Arial" w:hAnsi="Arial" w:cs="Arial"/>
        </w:rPr>
        <w:t>5</w:t>
      </w:r>
    </w:p>
    <w:p w14:paraId="199F1A39" w14:textId="6209824E" w:rsidR="002867A2" w:rsidRPr="000916B2" w:rsidRDefault="00D06B00" w:rsidP="00AC0DF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  <w:t>hashlib</w:t>
      </w:r>
      <w:r w:rsidRPr="000916B2">
        <w:rPr>
          <w:rFonts w:ascii="Arial" w:hAnsi="Arial" w:cs="Arial"/>
        </w:rPr>
        <w:br/>
        <w:t>os</w:t>
      </w:r>
      <w:r w:rsidRPr="000916B2">
        <w:rPr>
          <w:rFonts w:ascii="Arial" w:hAnsi="Arial" w:cs="Arial"/>
        </w:rPr>
        <w:br/>
        <w:t>argparse</w:t>
      </w:r>
      <w:r w:rsidRPr="000916B2">
        <w:rPr>
          <w:rFonts w:ascii="Arial" w:hAnsi="Arial" w:cs="Arial"/>
        </w:rPr>
        <w:br/>
        <w:t>datetime</w:t>
      </w:r>
      <w:r w:rsidR="002867A2">
        <w:rPr>
          <w:rFonts w:ascii="Arial" w:hAnsi="Arial" w:cs="Arial"/>
        </w:rPr>
        <w:br/>
        <w:t>sys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>n of the required arguments and the output generated by the Fingerprinter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4DF85757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-o, --output OUTPUT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4B3B90BA" w14:textId="287B4261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--outputmode {a, w}   Either appends (a) or overwrites (w) the output file.</w:t>
      </w:r>
    </w:p>
    <w:p w14:paraId="1BAE4913" w14:textId="2BE7AB3E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--lineranges LINERANGES</w:t>
      </w:r>
      <w:r>
        <w:rPr>
          <w:rFonts w:ascii="Arial" w:hAnsi="Arial"/>
        </w:rPr>
        <w:tab/>
        <w:t>If this argument is present, the tool will fingerprint a subsection of the target file.  LINERANGES must be a nested list of the form [section A, section B, …] where each section is a list of line numbers defining the range of that section.  The end line is NOT read.  For</w:t>
      </w:r>
      <w:del w:id="1" w:author="Sara Lindberg" w:date="2020-02-04T14:51:00Z">
        <w:r w:rsidDel="00BA1EFB">
          <w:rPr>
            <w:rFonts w:ascii="Arial" w:hAnsi="Arial"/>
          </w:rPr>
          <w:delText>e</w:delText>
        </w:r>
      </w:del>
      <w:r>
        <w:rPr>
          <w:rFonts w:ascii="Arial" w:hAnsi="Arial"/>
        </w:rPr>
        <w:t xml:space="preserve"> example: --linerange=[[0,1],[2,3]] fingerprints the first and third lines of the file (assuming </w:t>
      </w:r>
      <w:del w:id="2" w:author="Sara Lindberg" w:date="2020-02-04T14:52:00Z">
        <w:r w:rsidDel="00BA1EFB">
          <w:rPr>
            <w:rFonts w:ascii="Arial" w:hAnsi="Arial"/>
          </w:rPr>
          <w:delText>–</w:delText>
        </w:r>
      </w:del>
      <w:ins w:id="3" w:author="Sara Lindberg" w:date="2020-02-04T14:52:00Z">
        <w:r w:rsidR="00BA1EFB">
          <w:rPr>
            <w:rFonts w:ascii="Arial" w:hAnsi="Arial"/>
          </w:rPr>
          <w:t>--</w:t>
        </w:r>
      </w:ins>
      <w:r>
        <w:rPr>
          <w:rFonts w:ascii="Arial" w:hAnsi="Arial"/>
        </w:rPr>
        <w:t xml:space="preserve">lineindexing=0).  Likewise, --linerange=[[0,9]] fingerprints the first eight lines only.  If this argument is present, the TARGET argument must be a file. </w:t>
      </w:r>
    </w:p>
    <w:p w14:paraId="119B0461" w14:textId="5D0EB95C" w:rsidR="00CF510B" w:rsidRPr="000916B2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lastRenderedPageBreak/>
        <w:t>--lineindexing {0, 1}</w:t>
      </w:r>
      <w:r>
        <w:rPr>
          <w:rFonts w:ascii="Arial" w:hAnsi="Arial"/>
        </w:rPr>
        <w:tab/>
        <w:t>Determines if the first line of the file is given a value of “0” or “1”.  Defaults to 0.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076CDE5D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Output: The following information is logged to a path and file (default, i.e. fingerprint.txt) or to a path and file, which is specified by user and is passed to the </w:t>
      </w:r>
      <w:r w:rsidR="00BC77E1">
        <w:rPr>
          <w:rFonts w:ascii="Arial" w:hAnsi="Arial" w:cs="Arial"/>
        </w:rPr>
        <w:t xml:space="preserve">Fingerprinter </w:t>
      </w:r>
      <w:r w:rsidRPr="000916B2">
        <w:rPr>
          <w:rFonts w:ascii="Arial" w:hAnsi="Arial" w:cs="Arial"/>
        </w:rPr>
        <w:t>as an argument (-o/--output OUTPUT)</w:t>
      </w:r>
      <w:r w:rsidR="00BC77E1">
        <w:rPr>
          <w:rFonts w:ascii="Arial" w:hAnsi="Arial" w:cs="Arial"/>
        </w:rPr>
        <w:t xml:space="preserve">.  The optional argument </w:t>
      </w:r>
      <w:del w:id="4" w:author="Sara Lindberg" w:date="2020-02-04T14:55:00Z">
        <w:r w:rsidR="00BC77E1" w:rsidDel="00BA1EFB">
          <w:rPr>
            <w:rFonts w:ascii="Arial" w:hAnsi="Arial" w:cs="Arial"/>
          </w:rPr>
          <w:delText>–</w:delText>
        </w:r>
      </w:del>
      <w:ins w:id="5" w:author="Sara Lindberg" w:date="2020-02-04T14:55:00Z">
        <w:r w:rsidR="00BA1EFB">
          <w:rPr>
            <w:rFonts w:ascii="Arial" w:hAnsi="Arial" w:cs="Arial"/>
          </w:rPr>
          <w:t>--</w:t>
        </w:r>
      </w:ins>
      <w:r w:rsidR="00BC77E1">
        <w:rPr>
          <w:rFonts w:ascii="Arial" w:hAnsi="Arial" w:cs="Arial"/>
        </w:rPr>
        <w:t>outputmode controls the write mode (“a” = “append”, “w”=”write/overwrite”).  In default mode, the output file contains: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DateTime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59B9286E" w:rsidR="0026564F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2F50E286" w14:textId="00F5ED79" w:rsidR="00BC77E1" w:rsidRPr="000916B2" w:rsidRDefault="00BC77E1" w:rsidP="00BC77E1">
      <w:pPr>
        <w:pStyle w:val="H1bodytext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the argument </w:t>
      </w:r>
      <w:del w:id="6" w:author="Sara Lindberg" w:date="2020-02-04T14:55:00Z">
        <w:r w:rsidDel="00BA1EFB">
          <w:rPr>
            <w:rFonts w:ascii="Arial" w:hAnsi="Arial" w:cs="Arial"/>
          </w:rPr>
          <w:delText>“—</w:delText>
        </w:r>
      </w:del>
      <w:ins w:id="7" w:author="Sara Lindberg" w:date="2020-02-04T14:55:00Z">
        <w:r w:rsidR="00BA1EFB">
          <w:rPr>
            <w:rFonts w:ascii="Arial" w:hAnsi="Arial" w:cs="Arial"/>
          </w:rPr>
          <w:t>“--</w:t>
        </w:r>
      </w:ins>
      <w:r>
        <w:rPr>
          <w:rFonts w:ascii="Arial" w:hAnsi="Arial" w:cs="Arial"/>
        </w:rPr>
        <w:t xml:space="preserve">sections” is specified, the output will contain the hash of each specified section instead of the path and file name. If </w:t>
      </w:r>
      <w:del w:id="8" w:author="Sara Lindberg" w:date="2020-02-04T14:55:00Z">
        <w:r w:rsidDel="00BA1EFB">
          <w:rPr>
            <w:rFonts w:ascii="Arial" w:hAnsi="Arial" w:cs="Arial"/>
          </w:rPr>
          <w:delText>“—</w:delText>
        </w:r>
      </w:del>
      <w:ins w:id="9" w:author="Sara Lindberg" w:date="2020-02-04T14:55:00Z">
        <w:r w:rsidR="00BA1EFB">
          <w:rPr>
            <w:rFonts w:ascii="Arial" w:hAnsi="Arial" w:cs="Arial"/>
          </w:rPr>
          <w:t>“--</w:t>
        </w:r>
      </w:ins>
      <w:r>
        <w:rPr>
          <w:rFonts w:ascii="Arial" w:hAnsi="Arial" w:cs="Arial"/>
        </w:rPr>
        <w:t>sections” is specified, the fingerprinter will not process</w:t>
      </w:r>
      <w:del w:id="10" w:author="Sara Lindberg" w:date="2020-02-04T14:54:00Z">
        <w:r w:rsidDel="00BA1EFB">
          <w:rPr>
            <w:rFonts w:ascii="Arial" w:hAnsi="Arial" w:cs="Arial"/>
          </w:rPr>
          <w:delText>es</w:delText>
        </w:r>
      </w:del>
      <w:r>
        <w:rPr>
          <w:rFonts w:ascii="Arial" w:hAnsi="Arial" w:cs="Arial"/>
        </w:rPr>
        <w:t xml:space="preserve"> a directory.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11FA590D" w:rsidR="00DB7164" w:rsidRPr="000916B2" w:rsidRDefault="00DB7164" w:rsidP="00BC77E1">
      <w:pPr>
        <w:pStyle w:val="H1bodytext"/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An independent code walkthrough was conducted by Mitchell Tufford on 11/22/2019. A summary and resolution of the comments is presented in Appendix A, </w:t>
      </w:r>
      <w:del w:id="11" w:author="Sara Lindberg" w:date="2020-02-04T15:08:00Z">
        <w:r w:rsidRPr="000916B2" w:rsidDel="00C21D9C">
          <w:rPr>
            <w:rFonts w:ascii="Arial" w:hAnsi="Arial" w:cs="Arial"/>
          </w:rPr>
          <w:delText xml:space="preserve">table </w:delText>
        </w:r>
      </w:del>
      <w:ins w:id="12" w:author="Sara Lindberg" w:date="2020-02-04T15:08:00Z">
        <w:r w:rsidR="00C21D9C">
          <w:rPr>
            <w:rFonts w:ascii="Arial" w:hAnsi="Arial" w:cs="Arial"/>
          </w:rPr>
          <w:t>T</w:t>
        </w:r>
        <w:r w:rsidR="00C21D9C" w:rsidRPr="000916B2">
          <w:rPr>
            <w:rFonts w:ascii="Arial" w:hAnsi="Arial" w:cs="Arial"/>
          </w:rPr>
          <w:t xml:space="preserve">able </w:t>
        </w:r>
      </w:ins>
      <w:r w:rsidRPr="000916B2">
        <w:rPr>
          <w:rFonts w:ascii="Arial" w:hAnsi="Arial" w:cs="Arial"/>
        </w:rPr>
        <w:t>A-1</w:t>
      </w:r>
      <w:ins w:id="13" w:author="Sara Lindberg" w:date="2020-02-04T15:09:00Z">
        <w:r w:rsidR="005275DA">
          <w:rPr>
            <w:rFonts w:ascii="Arial" w:hAnsi="Arial" w:cs="Arial"/>
          </w:rPr>
          <w:t xml:space="preserve"> for v1</w:t>
        </w:r>
      </w:ins>
      <w:ins w:id="14" w:author="Sara Lindberg" w:date="2020-02-04T15:27:00Z">
        <w:r w:rsidR="007E4B37">
          <w:rPr>
            <w:rFonts w:ascii="Arial" w:hAnsi="Arial" w:cs="Arial"/>
          </w:rPr>
          <w:t>.0</w:t>
        </w:r>
      </w:ins>
      <w:ins w:id="15" w:author="Sara Lindberg" w:date="2020-02-04T15:14:00Z">
        <w:r w:rsidR="001C68EE">
          <w:rPr>
            <w:rFonts w:ascii="Arial" w:hAnsi="Arial" w:cs="Arial"/>
          </w:rPr>
          <w:t>. A c</w:t>
        </w:r>
      </w:ins>
      <w:ins w:id="16" w:author="Sara Lindberg" w:date="2020-02-04T15:09:00Z">
        <w:r w:rsidR="005275DA">
          <w:rPr>
            <w:rFonts w:ascii="Arial" w:hAnsi="Arial" w:cs="Arial"/>
          </w:rPr>
          <w:t>ode walkthrough for v</w:t>
        </w:r>
      </w:ins>
      <w:ins w:id="17" w:author="Sara Lindberg" w:date="2020-02-04T15:10:00Z">
        <w:r w:rsidR="005275DA">
          <w:rPr>
            <w:rFonts w:ascii="Arial" w:hAnsi="Arial" w:cs="Arial"/>
          </w:rPr>
          <w:t>1</w:t>
        </w:r>
      </w:ins>
      <w:ins w:id="18" w:author="Sara Lindberg" w:date="2020-02-04T15:14:00Z">
        <w:r w:rsidR="001C68EE">
          <w:rPr>
            <w:rFonts w:ascii="Arial" w:hAnsi="Arial" w:cs="Arial"/>
          </w:rPr>
          <w:t>.1 is summarized in Table A-2</w:t>
        </w:r>
      </w:ins>
      <w:ins w:id="19" w:author="Sara Lindberg" w:date="2020-02-04T15:10:00Z">
        <w:r w:rsidR="005275DA">
          <w:rPr>
            <w:rFonts w:ascii="Arial" w:hAnsi="Arial" w:cs="Arial"/>
          </w:rPr>
          <w:t>.</w:t>
        </w:r>
      </w:ins>
      <w:del w:id="20" w:author="Sara Lindberg" w:date="2020-02-04T15:09:00Z">
        <w:r w:rsidRPr="000916B2" w:rsidDel="005275DA">
          <w:rPr>
            <w:rFonts w:ascii="Arial" w:hAnsi="Arial" w:cs="Arial"/>
          </w:rPr>
          <w:delText>.</w:delText>
        </w:r>
      </w:del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r w:rsidR="00785E61" w:rsidRPr="000916B2">
              <w:rPr>
                <w:rFonts w:ascii="Arial" w:hAnsi="Arial"/>
                <w:b/>
              </w:rPr>
              <w:t>Fingerprinter</w:t>
            </w:r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tr w:rsidR="00903DCA" w:rsidRPr="000916B2" w14:paraId="1B2CB7B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7C842881" w14:textId="3E98E4B1" w:rsidR="00903DCA" w:rsidRPr="000916B2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FR-4</w:t>
            </w:r>
          </w:p>
        </w:tc>
        <w:tc>
          <w:tcPr>
            <w:tcW w:w="2080" w:type="dxa"/>
            <w:vAlign w:val="center"/>
          </w:tcPr>
          <w:p w14:paraId="7512D3B2" w14:textId="2876F704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5930" w:type="dxa"/>
            <w:vAlign w:val="center"/>
          </w:tcPr>
          <w:p w14:paraId="6E505729" w14:textId="02947DED" w:rsidR="00903DCA" w:rsidRPr="000916B2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Fingerprint a section of a file</w:t>
            </w:r>
          </w:p>
        </w:tc>
      </w:tr>
      <w:tr w:rsidR="00903DCA" w:rsidRPr="000916B2" w14:paraId="75C0692C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698229E6" w14:textId="1BB86AC4" w:rsidR="00903DCA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FR-5</w:t>
            </w:r>
          </w:p>
        </w:tc>
        <w:tc>
          <w:tcPr>
            <w:tcW w:w="2080" w:type="dxa"/>
            <w:vAlign w:val="center"/>
          </w:tcPr>
          <w:p w14:paraId="418E574A" w14:textId="7E6EFE5E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CACIE-fingerprint.py-TC-8</w:t>
            </w:r>
          </w:p>
        </w:tc>
        <w:tc>
          <w:tcPr>
            <w:tcW w:w="5930" w:type="dxa"/>
            <w:vAlign w:val="center"/>
          </w:tcPr>
          <w:p w14:paraId="0CB77998" w14:textId="5FC3278D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Run fingerprinter in append mode</w:t>
            </w:r>
          </w:p>
        </w:tc>
      </w:tr>
      <w:bookmarkEnd w:id="2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Fingerprinter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  [Testing_Directory]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Navigate to [Testing Directory]\CA-CIE-Tools-Testing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2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 w:rsidR="00832F45"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2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</w:t>
            </w:r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3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3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24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5" w:name="_Hlk24373848"/>
            <w:bookmarkEnd w:id="24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="00931308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D70082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6" w:name="_Hlk24374494"/>
            <w:bookmarkEnd w:id="2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 w:rsidR="00905785"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7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r w:rsidR="0090578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28" w:name="_Hlk31721093"/>
            <w:bookmarkEnd w:id="26"/>
            <w:bookmarkEnd w:id="27"/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  <w:bookmarkEnd w:id="28"/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696736F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6C90FA6B" w14:textId="2CF72A95" w:rsidR="003B3642" w:rsidRPr="000916B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8280" w:type="dxa"/>
            <w:gridSpan w:val="2"/>
            <w:vAlign w:val="center"/>
          </w:tcPr>
          <w:p w14:paraId="4DEC7190" w14:textId="77777777" w:rsidR="003B3642" w:rsidRPr="0042667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26672"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[Testing_Directory]\fingerprint_test</w:t>
            </w:r>
            <w:r w:rsidRPr="00426672">
              <w:rPr>
                <w:rFonts w:ascii="Arial" w:hAnsi="Arial"/>
              </w:rPr>
              <w:t xml:space="preserve"> </w:t>
            </w:r>
          </w:p>
          <w:p w14:paraId="0C0E2B0E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370CD5CF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60B9B68F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FD26C3F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68FB5DB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506202A" w14:textId="12406DE6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./fingerprint.py_TC-7a.sh</w:t>
            </w:r>
          </w:p>
        </w:tc>
      </w:tr>
      <w:tr w:rsidR="003B3642" w:rsidRPr="000916B2" w14:paraId="1741D13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398C865E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C38EEA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two fingerprint files were produced:</w:t>
            </w:r>
          </w:p>
          <w:p w14:paraId="7A109E87" w14:textId="4D95E4BF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r w:rsidRPr="00355E3E">
              <w:rPr>
                <w:rFonts w:ascii="Arial" w:hAnsi="Arial"/>
                <w:i/>
                <w:iCs/>
              </w:rPr>
              <w:t>testlog/fingerprint.py_TC-7_fingerprintA.txt</w:t>
            </w:r>
          </w:p>
          <w:p w14:paraId="5F0BA3AE" w14:textId="0C4D7CE6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r w:rsidRPr="00355E3E">
              <w:rPr>
                <w:rFonts w:ascii="Arial" w:hAnsi="Arial"/>
                <w:i/>
                <w:iCs/>
              </w:rPr>
              <w:t>testlog/fingerprint.py_TC-7_fingerprintB.txt</w:t>
            </w:r>
          </w:p>
        </w:tc>
        <w:tc>
          <w:tcPr>
            <w:tcW w:w="2250" w:type="dxa"/>
            <w:vAlign w:val="center"/>
          </w:tcPr>
          <w:p w14:paraId="5C933AC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0CDE5F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205E85FB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46A421" w14:textId="620C3811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two hashes in </w:t>
            </w:r>
            <w:r w:rsidRPr="00355E3E">
              <w:rPr>
                <w:rFonts w:ascii="Arial" w:hAnsi="Arial"/>
                <w:i/>
                <w:iCs/>
              </w:rPr>
              <w:t>testlog/fingerprint.py_TC-7_fingerprintB.txt</w:t>
            </w:r>
            <w:r>
              <w:rPr>
                <w:rFonts w:ascii="Arial" w:hAnsi="Arial"/>
              </w:rPr>
              <w:t xml:space="preserve"> are identical to the hash in </w:t>
            </w:r>
            <w:r w:rsidRPr="00355E3E">
              <w:rPr>
                <w:rFonts w:ascii="Arial" w:hAnsi="Arial"/>
                <w:i/>
                <w:iCs/>
              </w:rPr>
              <w:t>testlog/fingerprint.py_TC-7_fingerprintA.txt</w:t>
            </w:r>
            <w:r>
              <w:rPr>
                <w:rFonts w:ascii="Arial" w:hAnsi="Arial"/>
              </w:rPr>
              <w:t xml:space="preserve"> labeled with the text “line section [0,1); 0-indexed”</w:t>
            </w:r>
          </w:p>
        </w:tc>
        <w:tc>
          <w:tcPr>
            <w:tcW w:w="2250" w:type="dxa"/>
            <w:vAlign w:val="center"/>
          </w:tcPr>
          <w:p w14:paraId="62137DCC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ACED5AB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5380F481" w14:textId="4B550A50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 TC-8</w:t>
            </w:r>
          </w:p>
        </w:tc>
        <w:tc>
          <w:tcPr>
            <w:tcW w:w="8280" w:type="dxa"/>
            <w:gridSpan w:val="2"/>
            <w:vAlign w:val="center"/>
          </w:tcPr>
          <w:p w14:paraId="59F9FF17" w14:textId="77777777" w:rsidR="003B3642" w:rsidRPr="00426672" w:rsidRDefault="003B3642" w:rsidP="00D27B8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[Testing_Directory]\fingerprint_test</w:t>
            </w:r>
            <w:r w:rsidRPr="00426672">
              <w:rPr>
                <w:rFonts w:ascii="Arial" w:hAnsi="Arial"/>
              </w:rPr>
              <w:t xml:space="preserve"> </w:t>
            </w:r>
          </w:p>
          <w:p w14:paraId="0FFE535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83B63DD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136C3D21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C6C0CFF" w14:textId="7AC98D1E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command ./fingerprint.py_TC-8.sh</w:t>
            </w:r>
          </w:p>
        </w:tc>
      </w:tr>
      <w:tr w:rsidR="003B3642" w:rsidRPr="000916B2" w14:paraId="2D68D83C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721F0C84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C300B6E" w14:textId="6D80F5DD" w:rsidR="003B364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file </w:t>
            </w:r>
            <w:r w:rsidRPr="00816489">
              <w:rPr>
                <w:rFonts w:ascii="Arial" w:hAnsi="Arial"/>
              </w:rPr>
              <w:t>testlog/fingerprint.py_TC-8.txt</w:t>
            </w:r>
            <w:r>
              <w:rPr>
                <w:rFonts w:ascii="Arial" w:hAnsi="Arial"/>
              </w:rPr>
              <w:t xml:space="preserve"> contains two identical fingerprint reports</w:t>
            </w:r>
          </w:p>
        </w:tc>
        <w:tc>
          <w:tcPr>
            <w:tcW w:w="2250" w:type="dxa"/>
            <w:vAlign w:val="center"/>
          </w:tcPr>
          <w:p w14:paraId="4A334EF5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036EAF71" w:rsidR="00E62A15" w:rsidRDefault="00E62A15" w:rsidP="00E62A15">
      <w:pPr>
        <w:pStyle w:val="H1bodytext"/>
        <w:numPr>
          <w:ilvl w:val="0"/>
          <w:numId w:val="1"/>
        </w:numPr>
        <w:spacing w:after="120"/>
        <w:rPr>
          <w:ins w:id="29" w:author="Christian Hall" w:date="2020-02-04T12:55:00Z"/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484D28B7" w14:textId="599E7666" w:rsidR="00C30615" w:rsidRPr="00C30615" w:rsidRDefault="00C30615">
      <w:pPr>
        <w:pStyle w:val="H1bodytext"/>
        <w:numPr>
          <w:ilvl w:val="0"/>
          <w:numId w:val="10"/>
        </w:numPr>
        <w:spacing w:after="120"/>
        <w:rPr>
          <w:rFonts w:ascii="Arial" w:hAnsi="Arial"/>
          <w:bCs/>
          <w:rPrChange w:id="30" w:author="Christian Hall" w:date="2020-02-04T12:55:00Z">
            <w:rPr>
              <w:rFonts w:ascii="Arial" w:hAnsi="Arial"/>
              <w:b/>
            </w:rPr>
          </w:rPrChange>
        </w:rPr>
        <w:pPrChange w:id="31" w:author="Christian Hall" w:date="2020-02-04T12:55:00Z">
          <w:pPr>
            <w:pStyle w:val="H1bodytext"/>
            <w:numPr>
              <w:numId w:val="1"/>
            </w:numPr>
            <w:spacing w:after="120"/>
            <w:ind w:hanging="360"/>
          </w:pPr>
        </w:pPrChange>
      </w:pPr>
      <w:ins w:id="32" w:author="Christian Hall" w:date="2020-02-04T12:55:00Z">
        <w:r w:rsidRPr="00C30615">
          <w:rPr>
            <w:rFonts w:ascii="Arial" w:hAnsi="Arial"/>
            <w:bCs/>
            <w:rPrChange w:id="33" w:author="Christian Hall" w:date="2020-02-04T12:55:00Z">
              <w:rPr>
                <w:rFonts w:ascii="Arial" w:hAnsi="Arial"/>
                <w:b/>
              </w:rPr>
            </w:rPrChange>
          </w:rPr>
          <w:t>v1</w:t>
        </w:r>
      </w:ins>
      <w:ins w:id="34" w:author="Sara Lindberg" w:date="2020-02-04T15:12:00Z">
        <w:r w:rsidR="001C68EE">
          <w:rPr>
            <w:rFonts w:ascii="Arial" w:hAnsi="Arial"/>
            <w:bCs/>
          </w:rPr>
          <w:t>.0</w:t>
        </w:r>
      </w:ins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35" w:name="_Hlk26872145"/>
      <w:r w:rsidRPr="00991216">
        <w:rPr>
          <w:rFonts w:ascii="Arial" w:hAnsi="Arial"/>
        </w:rPr>
        <w:t xml:space="preserve">Acceptance testing of the </w:t>
      </w:r>
      <w:r w:rsidR="000E7D4D" w:rsidRPr="00991216">
        <w:rPr>
          <w:rFonts w:ascii="Arial" w:hAnsi="Arial"/>
        </w:rPr>
        <w:t xml:space="preserve">Fingerprinter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5F3916E5" w14:textId="766A88A1" w:rsidR="00C30615" w:rsidRDefault="00DA35EC" w:rsidP="00C30615">
      <w:pPr>
        <w:pStyle w:val="H1bodytext"/>
        <w:spacing w:after="120"/>
        <w:rPr>
          <w:ins w:id="36" w:author="Sara Lindberg" w:date="2020-02-04T15:03:00Z"/>
          <w:rFonts w:ascii="Arial" w:hAnsi="Arial"/>
        </w:rPr>
      </w:pPr>
      <w:bookmarkStart w:id="37" w:name="_Hlk26872260"/>
      <w:bookmarkEnd w:id="35"/>
      <w:r w:rsidRPr="00991216">
        <w:rPr>
          <w:rFonts w:ascii="Arial" w:hAnsi="Arial"/>
        </w:rPr>
        <w:t>The Fingerprinter tool met the functional requirements as documented in Section 2. Verification of the tool’s functionality is documented in Table A-</w:t>
      </w:r>
      <w:del w:id="38" w:author="Sara Lindberg" w:date="2020-02-04T15:27:00Z">
        <w:r w:rsidRPr="00991216" w:rsidDel="007E4B37">
          <w:rPr>
            <w:rFonts w:ascii="Arial" w:hAnsi="Arial"/>
          </w:rPr>
          <w:delText xml:space="preserve">2 </w:delText>
        </w:r>
      </w:del>
      <w:ins w:id="39" w:author="Sara Lindberg" w:date="2020-02-04T15:27:00Z">
        <w:r w:rsidR="007E4B37">
          <w:rPr>
            <w:rFonts w:ascii="Arial" w:hAnsi="Arial"/>
          </w:rPr>
          <w:t>3</w:t>
        </w:r>
        <w:r w:rsidR="007E4B37" w:rsidRPr="00991216">
          <w:rPr>
            <w:rFonts w:ascii="Arial" w:hAnsi="Arial"/>
          </w:rPr>
          <w:t xml:space="preserve"> </w:t>
        </w:r>
      </w:ins>
      <w:del w:id="40" w:author="Sara Lindberg" w:date="2020-02-04T15:36:00Z">
        <w:r w:rsidRPr="00991216" w:rsidDel="00587902">
          <w:rPr>
            <w:rFonts w:ascii="Arial" w:hAnsi="Arial"/>
          </w:rPr>
          <w:delText xml:space="preserve">and the test logs included </w:delText>
        </w:r>
      </w:del>
      <w:r w:rsidRPr="00991216">
        <w:rPr>
          <w:rFonts w:ascii="Arial" w:hAnsi="Arial"/>
        </w:rPr>
        <w:t>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there are no unresolved </w:t>
      </w:r>
      <w:r w:rsidRPr="00991216">
        <w:rPr>
          <w:rFonts w:ascii="Arial" w:hAnsi="Arial"/>
        </w:rPr>
        <w:lastRenderedPageBreak/>
        <w:t>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</w:t>
      </w:r>
      <w:del w:id="41" w:author="Sara Lindberg" w:date="2020-02-04T15:15:00Z">
        <w:r w:rsidR="00C40584" w:rsidDel="001C68EE">
          <w:rPr>
            <w:rFonts w:ascii="Arial" w:hAnsi="Arial"/>
          </w:rPr>
          <w:delText>2</w:delText>
        </w:r>
        <w:r w:rsidR="00991216" w:rsidDel="001C68EE">
          <w:rPr>
            <w:rFonts w:ascii="Arial" w:hAnsi="Arial"/>
          </w:rPr>
          <w:delText xml:space="preserve"> </w:delText>
        </w:r>
      </w:del>
      <w:ins w:id="42" w:author="Sara Lindberg" w:date="2020-02-04T15:15:00Z">
        <w:r w:rsidR="001C68EE">
          <w:rPr>
            <w:rFonts w:ascii="Arial" w:hAnsi="Arial"/>
          </w:rPr>
          <w:t xml:space="preserve">3 </w:t>
        </w:r>
      </w:ins>
      <w:r w:rsidR="00991216">
        <w:rPr>
          <w:rFonts w:ascii="Arial" w:hAnsi="Arial"/>
        </w:rPr>
        <w:t>does record the steps taken to configure the test machine in order to run the installation test on the Window Platform.</w:t>
      </w:r>
    </w:p>
    <w:p w14:paraId="21830919" w14:textId="228FB9CD" w:rsidR="00C21D9C" w:rsidRDefault="00C21D9C" w:rsidP="00C30615">
      <w:pPr>
        <w:pStyle w:val="H1bodytext"/>
        <w:spacing w:after="120"/>
        <w:rPr>
          <w:ins w:id="43" w:author="Christian Hall" w:date="2020-02-04T12:55:00Z"/>
          <w:rFonts w:ascii="Arial" w:hAnsi="Arial"/>
        </w:rPr>
      </w:pPr>
      <w:ins w:id="44" w:author="Sara Lindberg" w:date="2020-02-04T15:06:00Z">
        <w:r>
          <w:rPr>
            <w:rFonts w:ascii="Arial" w:hAnsi="Arial"/>
          </w:rPr>
          <w:t xml:space="preserve">Acceptance testing for </w:t>
        </w:r>
      </w:ins>
      <w:ins w:id="45" w:author="Sara Lindberg" w:date="2020-02-04T15:04:00Z">
        <w:r>
          <w:rPr>
            <w:rFonts w:ascii="Arial" w:hAnsi="Arial"/>
          </w:rPr>
          <w:t>v1</w:t>
        </w:r>
      </w:ins>
      <w:ins w:id="46" w:author="Sara Lindberg" w:date="2020-02-04T15:15:00Z">
        <w:r w:rsidR="001C68EE">
          <w:rPr>
            <w:rFonts w:ascii="Arial" w:hAnsi="Arial"/>
          </w:rPr>
          <w:t>.0</w:t>
        </w:r>
      </w:ins>
      <w:ins w:id="47" w:author="Sara Lindberg" w:date="2020-02-04T15:04:00Z">
        <w:r>
          <w:rPr>
            <w:rFonts w:ascii="Arial" w:hAnsi="Arial"/>
          </w:rPr>
          <w:t xml:space="preserve"> consisted of </w:t>
        </w:r>
      </w:ins>
      <w:ins w:id="48" w:author="Sara Lindberg" w:date="2020-02-04T15:06:00Z">
        <w:r>
          <w:rPr>
            <w:rFonts w:ascii="Arial" w:hAnsi="Arial"/>
          </w:rPr>
          <w:t xml:space="preserve">test cases </w:t>
        </w:r>
      </w:ins>
      <w:ins w:id="49" w:author="Sara Lindberg" w:date="2020-02-04T15:04:00Z">
        <w:r>
          <w:rPr>
            <w:rFonts w:ascii="Arial" w:hAnsi="Arial"/>
          </w:rPr>
          <w:t>CACIE-fingerprint.py</w:t>
        </w:r>
        <w:r>
          <w:rPr>
            <w:rFonts w:ascii="Arial" w:hAnsi="Arial"/>
            <w:bCs/>
          </w:rPr>
          <w:t>-</w:t>
        </w:r>
        <w:r w:rsidRPr="000916B2">
          <w:rPr>
            <w:rFonts w:ascii="Arial" w:hAnsi="Arial"/>
          </w:rPr>
          <w:t>TC-</w:t>
        </w:r>
        <w:r>
          <w:rPr>
            <w:rFonts w:ascii="Arial" w:hAnsi="Arial"/>
          </w:rPr>
          <w:t>1 through CACIE-fingerprint.py</w:t>
        </w:r>
        <w:r>
          <w:rPr>
            <w:rFonts w:ascii="Arial" w:hAnsi="Arial"/>
            <w:bCs/>
          </w:rPr>
          <w:t>-</w:t>
        </w:r>
        <w:r w:rsidRPr="000916B2">
          <w:rPr>
            <w:rFonts w:ascii="Arial" w:hAnsi="Arial"/>
          </w:rPr>
          <w:t>TC-6</w:t>
        </w:r>
        <w:r>
          <w:rPr>
            <w:rFonts w:ascii="Arial" w:hAnsi="Arial"/>
          </w:rPr>
          <w:t xml:space="preserve"> only.</w:t>
        </w:r>
      </w:ins>
    </w:p>
    <w:p w14:paraId="07355B35" w14:textId="08D64205" w:rsidR="00C30615" w:rsidRDefault="00C30615">
      <w:pPr>
        <w:pStyle w:val="H1bodytext"/>
        <w:numPr>
          <w:ilvl w:val="0"/>
          <w:numId w:val="15"/>
        </w:numPr>
        <w:spacing w:after="120"/>
        <w:rPr>
          <w:ins w:id="50" w:author="Christian Hall" w:date="2020-02-04T12:54:00Z"/>
          <w:rFonts w:ascii="Arial" w:hAnsi="Arial"/>
        </w:rPr>
        <w:pPrChange w:id="51" w:author="Christian Hall" w:date="2020-02-04T12:55:00Z">
          <w:pPr>
            <w:pStyle w:val="H1bodytext"/>
            <w:spacing w:after="120"/>
          </w:pPr>
        </w:pPrChange>
      </w:pPr>
      <w:ins w:id="52" w:author="Christian Hall" w:date="2020-02-04T12:55:00Z">
        <w:r>
          <w:rPr>
            <w:rFonts w:ascii="Arial" w:hAnsi="Arial"/>
          </w:rPr>
          <w:t>v</w:t>
        </w:r>
      </w:ins>
      <w:ins w:id="53" w:author="Christian Hall" w:date="2020-02-04T12:56:00Z">
        <w:r>
          <w:rPr>
            <w:rFonts w:ascii="Arial" w:hAnsi="Arial"/>
          </w:rPr>
          <w:t>1.</w:t>
        </w:r>
        <w:del w:id="54" w:author="Sara Lindberg" w:date="2020-02-04T15:13:00Z">
          <w:r w:rsidDel="001C68EE">
            <w:rPr>
              <w:rFonts w:ascii="Arial" w:hAnsi="Arial"/>
            </w:rPr>
            <w:delText>2</w:delText>
          </w:r>
        </w:del>
      </w:ins>
      <w:ins w:id="55" w:author="Sara Lindberg" w:date="2020-02-04T15:13:00Z">
        <w:r w:rsidR="001C68EE">
          <w:rPr>
            <w:rFonts w:ascii="Arial" w:hAnsi="Arial"/>
          </w:rPr>
          <w:t>1</w:t>
        </w:r>
      </w:ins>
    </w:p>
    <w:p w14:paraId="7FCC4438" w14:textId="0845FCA4" w:rsidR="00C30615" w:rsidRPr="00991216" w:rsidRDefault="00C30615" w:rsidP="00C30615">
      <w:pPr>
        <w:pStyle w:val="H1bodytext"/>
        <w:spacing w:after="120"/>
        <w:rPr>
          <w:ins w:id="56" w:author="Christian Hall" w:date="2020-02-04T12:54:00Z"/>
          <w:rFonts w:ascii="Arial" w:hAnsi="Arial"/>
        </w:rPr>
      </w:pPr>
      <w:ins w:id="57" w:author="Christian Hall" w:date="2020-02-04T12:54:00Z">
        <w:r w:rsidRPr="00991216">
          <w:rPr>
            <w:rFonts w:ascii="Arial" w:hAnsi="Arial"/>
          </w:rPr>
          <w:t xml:space="preserve">Acceptance testing of the Fingerprinter tool was performed by </w:t>
        </w:r>
      </w:ins>
      <w:ins w:id="58" w:author="Christian Hall" w:date="2020-02-04T12:55:00Z">
        <w:r>
          <w:rPr>
            <w:rFonts w:ascii="Arial" w:hAnsi="Arial"/>
          </w:rPr>
          <w:t>Christian Hall</w:t>
        </w:r>
      </w:ins>
      <w:ins w:id="59" w:author="Christian Hall" w:date="2020-02-04T12:54:00Z">
        <w:r w:rsidRPr="00991216">
          <w:rPr>
            <w:rFonts w:ascii="Arial" w:hAnsi="Arial"/>
          </w:rPr>
          <w:t xml:space="preserve"> and in accordance with the test plan documented in Section 6. The acceptance testing was performed in the following directory:</w:t>
        </w:r>
      </w:ins>
    </w:p>
    <w:p w14:paraId="5A621519" w14:textId="57384BBB" w:rsidR="00C30615" w:rsidRDefault="00C30615" w:rsidP="00C30615">
      <w:pPr>
        <w:pStyle w:val="H1bodytext"/>
        <w:spacing w:after="120"/>
        <w:rPr>
          <w:ins w:id="60" w:author="Christian Hall" w:date="2020-02-04T12:56:00Z"/>
          <w:rFonts w:ascii="Arial" w:hAnsi="Arial"/>
        </w:rPr>
      </w:pPr>
      <w:ins w:id="61" w:author="Christian Hall" w:date="2020-02-04T12:56:00Z">
        <w:r>
          <w:rPr>
            <w:rFonts w:ascii="Arial" w:hAnsi="Arial"/>
          </w:rPr>
          <w:t xml:space="preserve">Testing_dir: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</w:ins>
      <w:ins w:id="62" w:author="Christian Hall" w:date="2020-02-04T12:54:00Z">
        <w:r w:rsidRPr="00C30615">
          <w:rPr>
            <w:rFonts w:ascii="Arial" w:hAnsi="Arial"/>
          </w:rPr>
          <w:instrText>\</w:instrText>
        </w:r>
        <w:r w:rsidRPr="00C30615">
          <w:rPr>
            <w:rPrChange w:id="63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4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5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6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7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\CA-CIE-Tools-TestEnv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68" w:author="Christian Hall" w:date="2020-02-04T12:56:00Z">
              <w:rPr>
                <w:rStyle w:val="Hyperlink"/>
                <w:rFonts w:ascii="Arial" w:hAnsi="Arial"/>
              </w:rPr>
            </w:rPrChange>
          </w:rPr>
          <w:instrText>\fingerprint_test</w:instrText>
        </w:r>
      </w:ins>
      <w:ins w:id="69" w:author="Christian Hall" w:date="2020-02-04T12:56:00Z"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</w:ins>
      <w:ins w:id="70" w:author="Christian Hall" w:date="2020-02-04T12:54:00Z">
        <w:r w:rsidRPr="00610030">
          <w:rPr>
            <w:rStyle w:val="Hyperlink"/>
            <w:rFonts w:ascii="Arial" w:hAnsi="Arial"/>
          </w:rPr>
          <w:t>\\olive\backups\CAVE\CA-CIE-Tools-TestEnv\fingerprint_test</w:t>
        </w:r>
      </w:ins>
      <w:ins w:id="71" w:author="Christian Hall" w:date="2020-02-04T12:56:00Z">
        <w:r>
          <w:rPr>
            <w:rFonts w:ascii="Arial" w:hAnsi="Arial"/>
          </w:rPr>
          <w:fldChar w:fldCharType="end"/>
        </w:r>
      </w:ins>
    </w:p>
    <w:p w14:paraId="33EEE6D8" w14:textId="5B1C021F" w:rsidR="00C30615" w:rsidRPr="00991216" w:rsidRDefault="00C30615" w:rsidP="00C30615">
      <w:pPr>
        <w:pStyle w:val="H1bodytext"/>
        <w:spacing w:after="120"/>
        <w:rPr>
          <w:ins w:id="72" w:author="Christian Hall" w:date="2020-02-04T12:54:00Z"/>
          <w:rFonts w:ascii="Arial" w:hAnsi="Arial"/>
        </w:rPr>
      </w:pPr>
      <w:ins w:id="73" w:author="Christian Hall" w:date="2020-02-04T12:56:00Z">
        <w:r>
          <w:rPr>
            <w:rFonts w:ascii="Arial" w:hAnsi="Arial"/>
          </w:rPr>
          <w:t>Testing_repo:</w:t>
        </w:r>
      </w:ins>
      <w:ins w:id="74" w:author="Christian Hall" w:date="2020-02-04T12:58:00Z">
        <w:r w:rsidRPr="00C30615">
          <w:rPr>
            <w:rFonts w:ascii="Arial" w:hAnsi="Arial"/>
          </w:rPr>
          <w:t xml:space="preserve"> </w:t>
        </w:r>
        <w:r>
          <w:rPr>
            <w:rFonts w:ascii="Arial" w:hAnsi="Arial"/>
          </w:rPr>
          <w:fldChar w:fldCharType="begin"/>
        </w:r>
        <w:r>
          <w:rPr>
            <w:rFonts w:ascii="Arial" w:hAnsi="Arial"/>
          </w:rPr>
          <w:instrText xml:space="preserve"> HYPERLINK "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75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76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\olive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77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\backups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78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\CAVE</w:instrText>
        </w:r>
        <w:r w:rsidRPr="00C30615">
          <w:rPr>
            <w:rFonts w:ascii="Arial" w:hAnsi="Arial"/>
          </w:rPr>
          <w:instrText>\</w:instrText>
        </w:r>
        <w:r w:rsidRPr="00C30615">
          <w:rPr>
            <w:rPrChange w:id="79" w:author="Christian Hall" w:date="2020-02-04T12:58:00Z">
              <w:rPr>
                <w:rStyle w:val="Hyperlink"/>
                <w:rFonts w:ascii="Arial" w:hAnsi="Arial"/>
              </w:rPr>
            </w:rPrChange>
          </w:rPr>
          <w:instrText>\CA-CIE-Tools-TestRepos/fingerprint1p2t</w:instrText>
        </w:r>
        <w:r>
          <w:rPr>
            <w:rFonts w:ascii="Arial" w:hAnsi="Arial"/>
          </w:rPr>
          <w:instrText xml:space="preserve">" </w:instrText>
        </w:r>
        <w:r>
          <w:rPr>
            <w:rFonts w:ascii="Arial" w:hAnsi="Arial"/>
          </w:rPr>
          <w:fldChar w:fldCharType="separate"/>
        </w:r>
        <w:r w:rsidRPr="00610030">
          <w:rPr>
            <w:rStyle w:val="Hyperlink"/>
            <w:rFonts w:ascii="Arial" w:hAnsi="Arial"/>
          </w:rPr>
          <w:t>\\olive\backups\CAVE\CA-CIE-Tools-TestRepos/fingerprint1p2</w:t>
        </w:r>
        <w:r>
          <w:rPr>
            <w:rFonts w:ascii="Arial" w:hAnsi="Arial"/>
          </w:rPr>
          <w:fldChar w:fldCharType="end"/>
        </w:r>
      </w:ins>
    </w:p>
    <w:p w14:paraId="7FD04A8D" w14:textId="5D1CE63F" w:rsidR="00C30615" w:rsidRPr="000916B2" w:rsidRDefault="00C30615" w:rsidP="00C30615">
      <w:pPr>
        <w:pStyle w:val="H1bodytext"/>
        <w:spacing w:after="120"/>
        <w:rPr>
          <w:ins w:id="80" w:author="Christian Hall" w:date="2020-02-04T12:54:00Z"/>
          <w:rFonts w:ascii="Arial" w:hAnsi="Arial"/>
        </w:rPr>
      </w:pPr>
      <w:ins w:id="81" w:author="Christian Hall" w:date="2020-02-04T12:54:00Z">
        <w:r w:rsidRPr="00991216">
          <w:rPr>
            <w:rFonts w:ascii="Arial" w:hAnsi="Arial"/>
          </w:rPr>
          <w:t>The Fingerprinter tool met the functional requirements as documented in Section 2. Verification of the tool’s functionality is documented in Table A-</w:t>
        </w:r>
        <w:del w:id="82" w:author="Sara Lindberg" w:date="2020-02-04T15:05:00Z">
          <w:r w:rsidRPr="00991216" w:rsidDel="00C21D9C">
            <w:rPr>
              <w:rFonts w:ascii="Arial" w:hAnsi="Arial"/>
            </w:rPr>
            <w:delText>2</w:delText>
          </w:r>
        </w:del>
      </w:ins>
      <w:ins w:id="83" w:author="Sara Lindberg" w:date="2020-02-04T15:19:00Z">
        <w:r w:rsidR="001C68EE">
          <w:rPr>
            <w:rFonts w:ascii="Arial" w:hAnsi="Arial"/>
          </w:rPr>
          <w:t>3</w:t>
        </w:r>
      </w:ins>
      <w:ins w:id="84" w:author="Christian Hall" w:date="2020-02-04T12:54:00Z">
        <w:r w:rsidRPr="00991216">
          <w:rPr>
            <w:rFonts w:ascii="Arial" w:hAnsi="Arial"/>
          </w:rPr>
          <w:t xml:space="preserve"> and the test logs included </w:t>
        </w:r>
      </w:ins>
      <w:ins w:id="85" w:author="Christian Hall" w:date="2020-02-04T12:59:00Z">
        <w:r>
          <w:rPr>
            <w:rFonts w:ascii="Arial" w:hAnsi="Arial"/>
          </w:rPr>
          <w:t>in the same folder as this document, described below</w:t>
        </w:r>
      </w:ins>
      <w:ins w:id="86" w:author="Christian Hall" w:date="2020-02-04T12:54:00Z">
        <w:r w:rsidRPr="00991216">
          <w:rPr>
            <w:rFonts w:ascii="Arial" w:hAnsi="Arial"/>
          </w:rPr>
          <w:t>. There were no incidents</w:t>
        </w:r>
        <w:r>
          <w:rPr>
            <w:rFonts w:ascii="Arial" w:hAnsi="Arial"/>
          </w:rPr>
          <w:t xml:space="preserve"> involving the fingerprint.py code</w:t>
        </w:r>
        <w:r w:rsidRPr="00991216">
          <w:rPr>
            <w:rFonts w:ascii="Arial" w:hAnsi="Arial"/>
          </w:rPr>
          <w:t xml:space="preserve"> requiring resolution and accordingly, there are no unresolved incidents.</w:t>
        </w:r>
        <w:r w:rsidRPr="000916B2">
          <w:rPr>
            <w:rFonts w:ascii="Arial" w:hAnsi="Arial"/>
          </w:rPr>
          <w:t xml:space="preserve">  </w:t>
        </w:r>
        <w:r>
          <w:rPr>
            <w:rFonts w:ascii="Arial" w:hAnsi="Arial"/>
          </w:rPr>
          <w:t>The Table A-</w:t>
        </w:r>
        <w:del w:id="87" w:author="Sara Lindberg" w:date="2020-02-04T15:05:00Z">
          <w:r w:rsidDel="00C21D9C">
            <w:rPr>
              <w:rFonts w:ascii="Arial" w:hAnsi="Arial"/>
            </w:rPr>
            <w:delText>2</w:delText>
          </w:r>
        </w:del>
      </w:ins>
      <w:ins w:id="88" w:author="Sara Lindberg" w:date="2020-02-04T15:19:00Z">
        <w:r w:rsidR="001C68EE">
          <w:rPr>
            <w:rFonts w:ascii="Arial" w:hAnsi="Arial"/>
          </w:rPr>
          <w:t>3</w:t>
        </w:r>
      </w:ins>
      <w:ins w:id="89" w:author="Christian Hall" w:date="2020-02-04T12:54:00Z">
        <w:r>
          <w:rPr>
            <w:rFonts w:ascii="Arial" w:hAnsi="Arial"/>
          </w:rPr>
          <w:t xml:space="preserve"> does record the steps taken to configure the test machine in order to run the installation test on the Window Platform.</w:t>
        </w:r>
      </w:ins>
      <w:ins w:id="90" w:author="Sara Lindberg" w:date="2020-02-04T15:36:00Z">
        <w:r w:rsidR="00587902">
          <w:rPr>
            <w:rFonts w:ascii="Arial" w:hAnsi="Arial"/>
          </w:rPr>
          <w:t xml:space="preserve"> Test logs are in the following </w:t>
        </w:r>
      </w:ins>
      <w:ins w:id="91" w:author="Sara Lindberg" w:date="2020-02-04T15:37:00Z">
        <w:r w:rsidR="00587902">
          <w:rPr>
            <w:rFonts w:ascii="Arial" w:hAnsi="Arial"/>
          </w:rPr>
          <w:t>files:</w:t>
        </w:r>
      </w:ins>
      <w:bookmarkStart w:id="92" w:name="_GoBack"/>
      <w:bookmarkEnd w:id="92"/>
    </w:p>
    <w:p w14:paraId="5625B170" w14:textId="2FEEF80E" w:rsidR="00C30615" w:rsidRDefault="00A365F0" w:rsidP="00E62A15">
      <w:pPr>
        <w:pStyle w:val="H1bodytext"/>
        <w:spacing w:after="120"/>
        <w:rPr>
          <w:ins w:id="93" w:author="Christian Hall" w:date="2020-02-04T13:06:00Z"/>
          <w:rFonts w:ascii="Arial" w:hAnsi="Arial"/>
        </w:rPr>
      </w:pPr>
      <w:ins w:id="94" w:author="Christian Hall" w:date="2020-02-04T13:03:00Z">
        <w:r>
          <w:rPr>
            <w:rFonts w:ascii="Arial" w:hAnsi="Arial"/>
          </w:rPr>
          <w:t>In</w:t>
        </w:r>
      </w:ins>
      <w:ins w:id="95" w:author="Christian Hall" w:date="2020-02-04T13:04:00Z">
        <w:r>
          <w:rPr>
            <w:rFonts w:ascii="Arial" w:hAnsi="Arial"/>
          </w:rPr>
          <w:t>stall</w:t>
        </w:r>
      </w:ins>
      <w:ins w:id="96" w:author="Christian Hall" w:date="2020-02-04T13:09:00Z">
        <w:r>
          <w:rPr>
            <w:rFonts w:ascii="Arial" w:hAnsi="Arial"/>
          </w:rPr>
          <w:t>ation</w:t>
        </w:r>
      </w:ins>
      <w:ins w:id="97" w:author="Christian Hall" w:date="2020-02-04T13:04:00Z">
        <w:r>
          <w:rPr>
            <w:rFonts w:ascii="Arial" w:hAnsi="Arial"/>
          </w:rPr>
          <w:t xml:space="preserve"> Test - Nix</w:t>
        </w:r>
      </w:ins>
      <w:ins w:id="98" w:author="Christian Hall" w:date="2020-02-04T13:01:00Z">
        <w:r w:rsidR="00C30615">
          <w:rPr>
            <w:rFonts w:ascii="Arial" w:hAnsi="Arial"/>
          </w:rPr>
          <w:t>: CA-CIE-Tools/docs/</w:t>
        </w:r>
      </w:ins>
      <w:ins w:id="99" w:author="Christian Hall" w:date="2020-02-04T13:02:00Z">
        <w:r w:rsidR="00C30615">
          <w:rPr>
            <w:rFonts w:ascii="Arial" w:hAnsi="Arial"/>
          </w:rPr>
          <w:t>fingerprinter</w:t>
        </w:r>
      </w:ins>
      <w:ins w:id="100" w:author="Christian Hall" w:date="2020-02-04T13:03:00Z">
        <w:r w:rsidR="00C30615">
          <w:rPr>
            <w:rFonts w:ascii="Arial" w:hAnsi="Arial"/>
          </w:rPr>
          <w:t>/</w:t>
        </w:r>
        <w:r>
          <w:rPr>
            <w:rFonts w:ascii="Arial" w:hAnsi="Arial"/>
          </w:rPr>
          <w:t>fingerprinter.py_IT-1_linux_</w:t>
        </w:r>
      </w:ins>
      <w:ins w:id="101" w:author="Christian Hall" w:date="2020-02-04T13:08:00Z">
        <w:r>
          <w:rPr>
            <w:rFonts w:ascii="Arial" w:hAnsi="Arial"/>
          </w:rPr>
          <w:t>fingerprint</w:t>
        </w:r>
      </w:ins>
      <w:ins w:id="102" w:author="Christian Hall" w:date="2020-02-04T13:03:00Z">
        <w:r>
          <w:rPr>
            <w:rFonts w:ascii="Arial" w:hAnsi="Arial"/>
          </w:rPr>
          <w:t>.txt</w:t>
        </w:r>
      </w:ins>
    </w:p>
    <w:p w14:paraId="4BE7CE5B" w14:textId="19EBD582" w:rsidR="00A365F0" w:rsidRDefault="00A365F0">
      <w:pPr>
        <w:pStyle w:val="H1bodytext"/>
        <w:spacing w:after="120"/>
        <w:rPr>
          <w:ins w:id="103" w:author="Christian Hall" w:date="2020-02-04T13:03:00Z"/>
          <w:rFonts w:ascii="Arial" w:hAnsi="Arial"/>
        </w:rPr>
      </w:pPr>
      <w:ins w:id="104" w:author="Christian Hall" w:date="2020-02-04T13:06:00Z">
        <w:r>
          <w:rPr>
            <w:rFonts w:ascii="Arial" w:hAnsi="Arial"/>
          </w:rPr>
          <w:t>Install</w:t>
        </w:r>
      </w:ins>
      <w:ins w:id="105" w:author="Christian Hall" w:date="2020-02-04T13:09:00Z">
        <w:r>
          <w:rPr>
            <w:rFonts w:ascii="Arial" w:hAnsi="Arial"/>
          </w:rPr>
          <w:t>ation</w:t>
        </w:r>
      </w:ins>
      <w:ins w:id="106" w:author="Christian Hall" w:date="2020-02-04T13:06:00Z">
        <w:r>
          <w:rPr>
            <w:rFonts w:ascii="Arial" w:hAnsi="Arial"/>
          </w:rPr>
          <w:t xml:space="preserve"> Test - Nix: CA-CIE-Tools/docs/fingerprinter/fingerprinter.py_IT-1_linux_logfile.txt</w:t>
        </w:r>
      </w:ins>
    </w:p>
    <w:p w14:paraId="3634F363" w14:textId="2BA32435" w:rsidR="00A365F0" w:rsidRDefault="00A365F0" w:rsidP="00A365F0">
      <w:pPr>
        <w:pStyle w:val="H1bodytext"/>
        <w:spacing w:after="120"/>
        <w:rPr>
          <w:ins w:id="107" w:author="Christian Hall" w:date="2020-02-04T13:06:00Z"/>
          <w:rFonts w:ascii="Arial" w:hAnsi="Arial"/>
        </w:rPr>
      </w:pPr>
      <w:ins w:id="108" w:author="Christian Hall" w:date="2020-02-04T13:04:00Z">
        <w:r>
          <w:rPr>
            <w:rFonts w:ascii="Arial" w:hAnsi="Arial"/>
          </w:rPr>
          <w:t>Instal</w:t>
        </w:r>
      </w:ins>
      <w:ins w:id="109" w:author="Christian Hall" w:date="2020-02-04T13:08:00Z">
        <w:r>
          <w:rPr>
            <w:rFonts w:ascii="Arial" w:hAnsi="Arial"/>
          </w:rPr>
          <w:t>l</w:t>
        </w:r>
      </w:ins>
      <w:ins w:id="110" w:author="Christian Hall" w:date="2020-02-04T13:09:00Z">
        <w:r>
          <w:rPr>
            <w:rFonts w:ascii="Arial" w:hAnsi="Arial"/>
          </w:rPr>
          <w:t>ation</w:t>
        </w:r>
      </w:ins>
      <w:ins w:id="111" w:author="Christian Hall" w:date="2020-02-04T13:04:00Z">
        <w:r>
          <w:rPr>
            <w:rFonts w:ascii="Arial" w:hAnsi="Arial"/>
          </w:rPr>
          <w:t xml:space="preserve"> Test - Win: CA-CIE-Tools/docs/fingerprinter/fingerprinter.py_IT-1_</w:t>
        </w:r>
      </w:ins>
      <w:ins w:id="112" w:author="Christian Hall" w:date="2020-02-04T13:08:00Z">
        <w:r>
          <w:rPr>
            <w:rFonts w:ascii="Arial" w:hAnsi="Arial"/>
          </w:rPr>
          <w:t>windows</w:t>
        </w:r>
      </w:ins>
      <w:ins w:id="113" w:author="Christian Hall" w:date="2020-02-04T13:04:00Z">
        <w:r>
          <w:rPr>
            <w:rFonts w:ascii="Arial" w:hAnsi="Arial"/>
          </w:rPr>
          <w:t>_</w:t>
        </w:r>
      </w:ins>
      <w:ins w:id="114" w:author="Christian Hall" w:date="2020-02-04T13:08:00Z">
        <w:r>
          <w:rPr>
            <w:rFonts w:ascii="Arial" w:hAnsi="Arial"/>
          </w:rPr>
          <w:t>fingerprint</w:t>
        </w:r>
      </w:ins>
      <w:ins w:id="115" w:author="Christian Hall" w:date="2020-02-04T13:04:00Z">
        <w:r>
          <w:rPr>
            <w:rFonts w:ascii="Arial" w:hAnsi="Arial"/>
          </w:rPr>
          <w:t>.txt</w:t>
        </w:r>
      </w:ins>
    </w:p>
    <w:p w14:paraId="01CBCFC3" w14:textId="11224104" w:rsidR="00A365F0" w:rsidRDefault="00A365F0">
      <w:pPr>
        <w:pStyle w:val="H1bodytext"/>
        <w:spacing w:after="120"/>
        <w:rPr>
          <w:ins w:id="116" w:author="Christian Hall" w:date="2020-02-04T13:04:00Z"/>
          <w:rFonts w:ascii="Arial" w:hAnsi="Arial"/>
        </w:rPr>
      </w:pPr>
      <w:ins w:id="117" w:author="Christian Hall" w:date="2020-02-04T13:06:00Z">
        <w:r>
          <w:rPr>
            <w:rFonts w:ascii="Arial" w:hAnsi="Arial"/>
          </w:rPr>
          <w:t>Install</w:t>
        </w:r>
      </w:ins>
      <w:ins w:id="118" w:author="Christian Hall" w:date="2020-02-04T13:09:00Z">
        <w:r>
          <w:rPr>
            <w:rFonts w:ascii="Arial" w:hAnsi="Arial"/>
          </w:rPr>
          <w:t>ation</w:t>
        </w:r>
      </w:ins>
      <w:ins w:id="119" w:author="Christian Hall" w:date="2020-02-04T13:06:00Z">
        <w:r>
          <w:rPr>
            <w:rFonts w:ascii="Arial" w:hAnsi="Arial"/>
          </w:rPr>
          <w:t xml:space="preserve"> Test - Win: CA-CIE-Tools/docs/fingerprinter/fingerprinter.py_IT-1_</w:t>
        </w:r>
      </w:ins>
      <w:ins w:id="120" w:author="Christian Hall" w:date="2020-02-04T13:09:00Z">
        <w:r>
          <w:rPr>
            <w:rFonts w:ascii="Arial" w:hAnsi="Arial"/>
          </w:rPr>
          <w:t>windows</w:t>
        </w:r>
      </w:ins>
      <w:ins w:id="121" w:author="Christian Hall" w:date="2020-02-04T13:06:00Z">
        <w:r>
          <w:rPr>
            <w:rFonts w:ascii="Arial" w:hAnsi="Arial"/>
          </w:rPr>
          <w:t>_logfile.txt</w:t>
        </w:r>
      </w:ins>
    </w:p>
    <w:p w14:paraId="5D59CA2D" w14:textId="77777777" w:rsidR="00A365F0" w:rsidRDefault="00A365F0" w:rsidP="00A365F0">
      <w:pPr>
        <w:pStyle w:val="H1bodytext"/>
        <w:spacing w:after="120"/>
        <w:rPr>
          <w:ins w:id="122" w:author="Christian Hall" w:date="2020-02-04T13:09:00Z"/>
          <w:rFonts w:ascii="Arial" w:hAnsi="Arial"/>
        </w:rPr>
      </w:pPr>
      <w:ins w:id="123" w:author="Christian Hall" w:date="2020-02-04T13:09:00Z">
        <w:r>
          <w:rPr>
            <w:rFonts w:ascii="Arial" w:hAnsi="Arial"/>
          </w:rPr>
          <w:t>Test Case 1: CA-CIE-Tools/docs/fingerprinter/fingerprinter.py_TC-1_fingerprint.txt</w:t>
        </w:r>
      </w:ins>
    </w:p>
    <w:p w14:paraId="58ADFCF5" w14:textId="77777777" w:rsidR="00A365F0" w:rsidRDefault="00A365F0" w:rsidP="00A365F0">
      <w:pPr>
        <w:pStyle w:val="H1bodytext"/>
        <w:spacing w:after="120"/>
        <w:rPr>
          <w:ins w:id="124" w:author="Christian Hall" w:date="2020-02-04T13:09:00Z"/>
          <w:rFonts w:ascii="Arial" w:hAnsi="Arial"/>
        </w:rPr>
      </w:pPr>
      <w:ins w:id="125" w:author="Christian Hall" w:date="2020-02-04T13:09:00Z">
        <w:r>
          <w:rPr>
            <w:rFonts w:ascii="Arial" w:hAnsi="Arial"/>
          </w:rPr>
          <w:t>Test Case 1: CA-CIE-Tools/docs/fingerprinter/fingerprinter.py_TC-1_logfile.txt</w:t>
        </w:r>
      </w:ins>
    </w:p>
    <w:p w14:paraId="25CE3054" w14:textId="5897FAB4" w:rsidR="00A365F0" w:rsidRDefault="00A365F0" w:rsidP="00A365F0">
      <w:pPr>
        <w:pStyle w:val="H1bodytext"/>
        <w:spacing w:after="120"/>
        <w:rPr>
          <w:ins w:id="126" w:author="Christian Hall" w:date="2020-02-04T13:09:00Z"/>
          <w:rFonts w:ascii="Arial" w:hAnsi="Arial"/>
        </w:rPr>
      </w:pPr>
      <w:ins w:id="127" w:author="Christian Hall" w:date="2020-02-04T13:09:00Z">
        <w:r>
          <w:rPr>
            <w:rFonts w:ascii="Arial" w:hAnsi="Arial"/>
          </w:rPr>
          <w:t>Test Case 2: CA-CIE-Tools/docs/fingerprinter/fingerprinter.py_TC-2_fingerprint.txt</w:t>
        </w:r>
      </w:ins>
    </w:p>
    <w:p w14:paraId="7220BA83" w14:textId="2AE158D0" w:rsidR="00A365F0" w:rsidRDefault="00A365F0" w:rsidP="00A365F0">
      <w:pPr>
        <w:pStyle w:val="H1bodytext"/>
        <w:spacing w:after="120"/>
        <w:rPr>
          <w:ins w:id="128" w:author="Christian Hall" w:date="2020-02-04T13:09:00Z"/>
          <w:rFonts w:ascii="Arial" w:hAnsi="Arial"/>
        </w:rPr>
      </w:pPr>
      <w:ins w:id="129" w:author="Christian Hall" w:date="2020-02-04T13:09:00Z">
        <w:r>
          <w:rPr>
            <w:rFonts w:ascii="Arial" w:hAnsi="Arial"/>
          </w:rPr>
          <w:t>Test Case 2: CA-CIE-Tools/docs/fingerprinter/fingerprinter.py_TC-2_logfile.txt</w:t>
        </w:r>
      </w:ins>
    </w:p>
    <w:p w14:paraId="2218FA1B" w14:textId="5A927AEA" w:rsidR="00A365F0" w:rsidRDefault="00A365F0" w:rsidP="00A365F0">
      <w:pPr>
        <w:pStyle w:val="H1bodytext"/>
        <w:spacing w:after="120"/>
        <w:rPr>
          <w:ins w:id="130" w:author="Christian Hall" w:date="2020-02-04T13:09:00Z"/>
          <w:rFonts w:ascii="Arial" w:hAnsi="Arial"/>
        </w:rPr>
      </w:pPr>
      <w:ins w:id="131" w:author="Christian Hall" w:date="2020-02-04T13:09:00Z">
        <w:r>
          <w:rPr>
            <w:rFonts w:ascii="Arial" w:hAnsi="Arial"/>
          </w:rPr>
          <w:t xml:space="preserve">Test Case </w:t>
        </w:r>
      </w:ins>
      <w:ins w:id="132" w:author="Christian Hall" w:date="2020-02-04T13:10:00Z">
        <w:r>
          <w:rPr>
            <w:rFonts w:ascii="Arial" w:hAnsi="Arial"/>
          </w:rPr>
          <w:t>3</w:t>
        </w:r>
      </w:ins>
      <w:ins w:id="13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34" w:author="Christian Hall" w:date="2020-02-04T13:10:00Z">
        <w:r>
          <w:rPr>
            <w:rFonts w:ascii="Arial" w:hAnsi="Arial"/>
          </w:rPr>
          <w:t>3</w:t>
        </w:r>
      </w:ins>
      <w:ins w:id="135" w:author="Christian Hall" w:date="2020-02-04T13:09:00Z">
        <w:r>
          <w:rPr>
            <w:rFonts w:ascii="Arial" w:hAnsi="Arial"/>
          </w:rPr>
          <w:t>_fingerprint.txt</w:t>
        </w:r>
      </w:ins>
    </w:p>
    <w:p w14:paraId="333FAFC8" w14:textId="60ACEAC3" w:rsidR="00A365F0" w:rsidRDefault="00A365F0" w:rsidP="00A365F0">
      <w:pPr>
        <w:pStyle w:val="H1bodytext"/>
        <w:spacing w:after="120"/>
        <w:rPr>
          <w:ins w:id="136" w:author="Christian Hall" w:date="2020-02-04T13:09:00Z"/>
          <w:rFonts w:ascii="Arial" w:hAnsi="Arial"/>
        </w:rPr>
      </w:pPr>
      <w:ins w:id="137" w:author="Christian Hall" w:date="2020-02-04T13:09:00Z">
        <w:r>
          <w:rPr>
            <w:rFonts w:ascii="Arial" w:hAnsi="Arial"/>
          </w:rPr>
          <w:t xml:space="preserve">Test Case </w:t>
        </w:r>
      </w:ins>
      <w:ins w:id="138" w:author="Christian Hall" w:date="2020-02-04T13:10:00Z">
        <w:r>
          <w:rPr>
            <w:rFonts w:ascii="Arial" w:hAnsi="Arial"/>
          </w:rPr>
          <w:t>3</w:t>
        </w:r>
      </w:ins>
      <w:ins w:id="13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0" w:author="Christian Hall" w:date="2020-02-04T13:10:00Z">
        <w:r>
          <w:rPr>
            <w:rFonts w:ascii="Arial" w:hAnsi="Arial"/>
          </w:rPr>
          <w:t>3</w:t>
        </w:r>
      </w:ins>
      <w:ins w:id="141" w:author="Christian Hall" w:date="2020-02-04T13:09:00Z">
        <w:r>
          <w:rPr>
            <w:rFonts w:ascii="Arial" w:hAnsi="Arial"/>
          </w:rPr>
          <w:t>_logfile.txt</w:t>
        </w:r>
      </w:ins>
    </w:p>
    <w:p w14:paraId="2D475A8F" w14:textId="5F87B783" w:rsidR="00A365F0" w:rsidRDefault="00A365F0" w:rsidP="00A365F0">
      <w:pPr>
        <w:pStyle w:val="H1bodytext"/>
        <w:spacing w:after="120"/>
        <w:rPr>
          <w:ins w:id="142" w:author="Christian Hall" w:date="2020-02-04T13:09:00Z"/>
          <w:rFonts w:ascii="Arial" w:hAnsi="Arial"/>
        </w:rPr>
      </w:pPr>
      <w:ins w:id="143" w:author="Christian Hall" w:date="2020-02-04T13:09:00Z">
        <w:r>
          <w:rPr>
            <w:rFonts w:ascii="Arial" w:hAnsi="Arial"/>
          </w:rPr>
          <w:t xml:space="preserve">Test Case </w:t>
        </w:r>
      </w:ins>
      <w:ins w:id="144" w:author="Christian Hall" w:date="2020-02-04T13:10:00Z">
        <w:r>
          <w:rPr>
            <w:rFonts w:ascii="Arial" w:hAnsi="Arial"/>
          </w:rPr>
          <w:t>4</w:t>
        </w:r>
      </w:ins>
      <w:ins w:id="14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46" w:author="Christian Hall" w:date="2020-02-04T13:10:00Z">
        <w:r>
          <w:rPr>
            <w:rFonts w:ascii="Arial" w:hAnsi="Arial"/>
          </w:rPr>
          <w:t>4</w:t>
        </w:r>
      </w:ins>
      <w:ins w:id="147" w:author="Christian Hall" w:date="2020-02-04T13:09:00Z">
        <w:r>
          <w:rPr>
            <w:rFonts w:ascii="Arial" w:hAnsi="Arial"/>
          </w:rPr>
          <w:t>_fingerprint.txt</w:t>
        </w:r>
      </w:ins>
    </w:p>
    <w:p w14:paraId="2569DDB1" w14:textId="458494B5" w:rsidR="00A365F0" w:rsidRDefault="00A365F0" w:rsidP="00A365F0">
      <w:pPr>
        <w:pStyle w:val="H1bodytext"/>
        <w:spacing w:after="120"/>
        <w:rPr>
          <w:ins w:id="148" w:author="Christian Hall" w:date="2020-02-04T13:09:00Z"/>
          <w:rFonts w:ascii="Arial" w:hAnsi="Arial"/>
        </w:rPr>
      </w:pPr>
      <w:ins w:id="149" w:author="Christian Hall" w:date="2020-02-04T13:09:00Z">
        <w:r>
          <w:rPr>
            <w:rFonts w:ascii="Arial" w:hAnsi="Arial"/>
          </w:rPr>
          <w:t xml:space="preserve">Test Case </w:t>
        </w:r>
      </w:ins>
      <w:ins w:id="150" w:author="Christian Hall" w:date="2020-02-04T13:10:00Z">
        <w:r>
          <w:rPr>
            <w:rFonts w:ascii="Arial" w:hAnsi="Arial"/>
          </w:rPr>
          <w:t>4</w:t>
        </w:r>
      </w:ins>
      <w:ins w:id="15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52" w:author="Christian Hall" w:date="2020-02-04T13:10:00Z">
        <w:r>
          <w:rPr>
            <w:rFonts w:ascii="Arial" w:hAnsi="Arial"/>
          </w:rPr>
          <w:t>4</w:t>
        </w:r>
      </w:ins>
      <w:ins w:id="153" w:author="Christian Hall" w:date="2020-02-04T13:09:00Z">
        <w:r>
          <w:rPr>
            <w:rFonts w:ascii="Arial" w:hAnsi="Arial"/>
          </w:rPr>
          <w:t>_logfile.txt</w:t>
        </w:r>
      </w:ins>
    </w:p>
    <w:p w14:paraId="696A9C8D" w14:textId="38311269" w:rsidR="00A365F0" w:rsidRDefault="00A365F0" w:rsidP="00A365F0">
      <w:pPr>
        <w:pStyle w:val="H1bodytext"/>
        <w:spacing w:after="120"/>
        <w:rPr>
          <w:ins w:id="154" w:author="Christian Hall" w:date="2020-02-04T13:09:00Z"/>
          <w:rFonts w:ascii="Arial" w:hAnsi="Arial"/>
        </w:rPr>
      </w:pPr>
      <w:ins w:id="155" w:author="Christian Hall" w:date="2020-02-04T13:09:00Z">
        <w:r>
          <w:rPr>
            <w:rFonts w:ascii="Arial" w:hAnsi="Arial"/>
          </w:rPr>
          <w:t xml:space="preserve">Test Case </w:t>
        </w:r>
      </w:ins>
      <w:ins w:id="156" w:author="Christian Hall" w:date="2020-02-04T13:10:00Z">
        <w:r>
          <w:rPr>
            <w:rFonts w:ascii="Arial" w:hAnsi="Arial"/>
          </w:rPr>
          <w:t>5</w:t>
        </w:r>
      </w:ins>
      <w:ins w:id="15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58" w:author="Christian Hall" w:date="2020-02-04T13:10:00Z">
        <w:r>
          <w:rPr>
            <w:rFonts w:ascii="Arial" w:hAnsi="Arial"/>
          </w:rPr>
          <w:t>5</w:t>
        </w:r>
      </w:ins>
      <w:ins w:id="159" w:author="Christian Hall" w:date="2020-02-04T13:09:00Z">
        <w:r>
          <w:rPr>
            <w:rFonts w:ascii="Arial" w:hAnsi="Arial"/>
          </w:rPr>
          <w:t>_fingerprint.txt</w:t>
        </w:r>
      </w:ins>
    </w:p>
    <w:p w14:paraId="3A04B17A" w14:textId="325A17E0" w:rsidR="00A365F0" w:rsidRDefault="00A365F0" w:rsidP="00A365F0">
      <w:pPr>
        <w:pStyle w:val="H1bodytext"/>
        <w:spacing w:after="120"/>
        <w:rPr>
          <w:ins w:id="160" w:author="Christian Hall" w:date="2020-02-04T13:09:00Z"/>
          <w:rFonts w:ascii="Arial" w:hAnsi="Arial"/>
        </w:rPr>
      </w:pPr>
      <w:ins w:id="161" w:author="Christian Hall" w:date="2020-02-04T13:09:00Z">
        <w:r>
          <w:rPr>
            <w:rFonts w:ascii="Arial" w:hAnsi="Arial"/>
          </w:rPr>
          <w:t xml:space="preserve">Test Case </w:t>
        </w:r>
      </w:ins>
      <w:ins w:id="162" w:author="Christian Hall" w:date="2020-02-04T13:10:00Z">
        <w:r>
          <w:rPr>
            <w:rFonts w:ascii="Arial" w:hAnsi="Arial"/>
          </w:rPr>
          <w:t>5</w:t>
        </w:r>
      </w:ins>
      <w:ins w:id="16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64" w:author="Christian Hall" w:date="2020-02-04T13:10:00Z">
        <w:r>
          <w:rPr>
            <w:rFonts w:ascii="Arial" w:hAnsi="Arial"/>
          </w:rPr>
          <w:t>5</w:t>
        </w:r>
      </w:ins>
      <w:ins w:id="165" w:author="Christian Hall" w:date="2020-02-04T13:09:00Z">
        <w:r>
          <w:rPr>
            <w:rFonts w:ascii="Arial" w:hAnsi="Arial"/>
          </w:rPr>
          <w:t>_logfile.txt</w:t>
        </w:r>
      </w:ins>
    </w:p>
    <w:p w14:paraId="61197082" w14:textId="30AE595F" w:rsidR="00A365F0" w:rsidRDefault="00A365F0" w:rsidP="00A365F0">
      <w:pPr>
        <w:pStyle w:val="H1bodytext"/>
        <w:spacing w:after="120"/>
        <w:rPr>
          <w:ins w:id="166" w:author="Christian Hall" w:date="2020-02-04T13:09:00Z"/>
          <w:rFonts w:ascii="Arial" w:hAnsi="Arial"/>
        </w:rPr>
      </w:pPr>
      <w:ins w:id="167" w:author="Christian Hall" w:date="2020-02-04T13:09:00Z">
        <w:r>
          <w:rPr>
            <w:rFonts w:ascii="Arial" w:hAnsi="Arial"/>
          </w:rPr>
          <w:t xml:space="preserve">Test Case </w:t>
        </w:r>
      </w:ins>
      <w:ins w:id="168" w:author="Christian Hall" w:date="2020-02-04T13:10:00Z">
        <w:r>
          <w:rPr>
            <w:rFonts w:ascii="Arial" w:hAnsi="Arial"/>
          </w:rPr>
          <w:t>6a</w:t>
        </w:r>
      </w:ins>
      <w:ins w:id="16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70" w:author="Christian Hall" w:date="2020-02-04T13:10:00Z">
        <w:r>
          <w:rPr>
            <w:rFonts w:ascii="Arial" w:hAnsi="Arial"/>
          </w:rPr>
          <w:t>6a</w:t>
        </w:r>
      </w:ins>
      <w:ins w:id="171" w:author="Christian Hall" w:date="2020-02-04T13:09:00Z">
        <w:r>
          <w:rPr>
            <w:rFonts w:ascii="Arial" w:hAnsi="Arial"/>
          </w:rPr>
          <w:t>_fingerprint.txt</w:t>
        </w:r>
      </w:ins>
    </w:p>
    <w:p w14:paraId="27FE073E" w14:textId="2BA764C2" w:rsidR="00A365F0" w:rsidRDefault="00A365F0" w:rsidP="00A365F0">
      <w:pPr>
        <w:pStyle w:val="H1bodytext"/>
        <w:spacing w:after="120"/>
        <w:rPr>
          <w:ins w:id="172" w:author="Christian Hall" w:date="2020-02-04T13:09:00Z"/>
          <w:rFonts w:ascii="Arial" w:hAnsi="Arial"/>
        </w:rPr>
      </w:pPr>
      <w:ins w:id="173" w:author="Christian Hall" w:date="2020-02-04T13:09:00Z">
        <w:r>
          <w:rPr>
            <w:rFonts w:ascii="Arial" w:hAnsi="Arial"/>
          </w:rPr>
          <w:t xml:space="preserve">Test Case </w:t>
        </w:r>
      </w:ins>
      <w:ins w:id="174" w:author="Christian Hall" w:date="2020-02-04T13:10:00Z">
        <w:r>
          <w:rPr>
            <w:rFonts w:ascii="Arial" w:hAnsi="Arial"/>
          </w:rPr>
          <w:t>6a</w:t>
        </w:r>
      </w:ins>
      <w:ins w:id="175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76" w:author="Christian Hall" w:date="2020-02-04T13:10:00Z">
        <w:r>
          <w:rPr>
            <w:rFonts w:ascii="Arial" w:hAnsi="Arial"/>
          </w:rPr>
          <w:t>6a</w:t>
        </w:r>
      </w:ins>
      <w:ins w:id="177" w:author="Christian Hall" w:date="2020-02-04T13:09:00Z">
        <w:r>
          <w:rPr>
            <w:rFonts w:ascii="Arial" w:hAnsi="Arial"/>
          </w:rPr>
          <w:t>_logfile.txt</w:t>
        </w:r>
      </w:ins>
    </w:p>
    <w:p w14:paraId="57688B19" w14:textId="3D6AE5C9" w:rsidR="00A365F0" w:rsidRDefault="00A365F0" w:rsidP="00A365F0">
      <w:pPr>
        <w:pStyle w:val="H1bodytext"/>
        <w:spacing w:after="120"/>
        <w:rPr>
          <w:ins w:id="178" w:author="Christian Hall" w:date="2020-02-04T13:09:00Z"/>
          <w:rFonts w:ascii="Arial" w:hAnsi="Arial"/>
        </w:rPr>
      </w:pPr>
      <w:ins w:id="179" w:author="Christian Hall" w:date="2020-02-04T13:09:00Z">
        <w:r>
          <w:rPr>
            <w:rFonts w:ascii="Arial" w:hAnsi="Arial"/>
          </w:rPr>
          <w:t xml:space="preserve">Test Case </w:t>
        </w:r>
      </w:ins>
      <w:ins w:id="180" w:author="Christian Hall" w:date="2020-02-04T13:10:00Z">
        <w:r>
          <w:rPr>
            <w:rFonts w:ascii="Arial" w:hAnsi="Arial"/>
          </w:rPr>
          <w:t>6b</w:t>
        </w:r>
      </w:ins>
      <w:ins w:id="181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82" w:author="Christian Hall" w:date="2020-02-04T13:10:00Z">
        <w:r>
          <w:rPr>
            <w:rFonts w:ascii="Arial" w:hAnsi="Arial"/>
          </w:rPr>
          <w:t>6b</w:t>
        </w:r>
      </w:ins>
      <w:ins w:id="183" w:author="Christian Hall" w:date="2020-02-04T13:09:00Z">
        <w:r>
          <w:rPr>
            <w:rFonts w:ascii="Arial" w:hAnsi="Arial"/>
          </w:rPr>
          <w:t>_fingerprint.txt</w:t>
        </w:r>
      </w:ins>
    </w:p>
    <w:p w14:paraId="60AD130D" w14:textId="33EE90CC" w:rsidR="00A365F0" w:rsidRDefault="00A365F0" w:rsidP="00A365F0">
      <w:pPr>
        <w:pStyle w:val="H1bodytext"/>
        <w:spacing w:after="120"/>
        <w:rPr>
          <w:ins w:id="184" w:author="Christian Hall" w:date="2020-02-04T13:09:00Z"/>
          <w:rFonts w:ascii="Arial" w:hAnsi="Arial"/>
        </w:rPr>
      </w:pPr>
      <w:ins w:id="185" w:author="Christian Hall" w:date="2020-02-04T13:09:00Z">
        <w:r>
          <w:rPr>
            <w:rFonts w:ascii="Arial" w:hAnsi="Arial"/>
          </w:rPr>
          <w:t xml:space="preserve">Test Case </w:t>
        </w:r>
      </w:ins>
      <w:ins w:id="186" w:author="Christian Hall" w:date="2020-02-04T13:10:00Z">
        <w:r>
          <w:rPr>
            <w:rFonts w:ascii="Arial" w:hAnsi="Arial"/>
          </w:rPr>
          <w:t>6b</w:t>
        </w:r>
      </w:ins>
      <w:ins w:id="187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88" w:author="Christian Hall" w:date="2020-02-04T13:10:00Z">
        <w:r>
          <w:rPr>
            <w:rFonts w:ascii="Arial" w:hAnsi="Arial"/>
          </w:rPr>
          <w:t>6b</w:t>
        </w:r>
      </w:ins>
      <w:ins w:id="189" w:author="Christian Hall" w:date="2020-02-04T13:09:00Z">
        <w:r>
          <w:rPr>
            <w:rFonts w:ascii="Arial" w:hAnsi="Arial"/>
          </w:rPr>
          <w:t>_logfile.txt</w:t>
        </w:r>
      </w:ins>
    </w:p>
    <w:p w14:paraId="6AC0B2CF" w14:textId="49055142" w:rsidR="00A365F0" w:rsidRDefault="00A365F0" w:rsidP="00A365F0">
      <w:pPr>
        <w:pStyle w:val="H1bodytext"/>
        <w:spacing w:after="120"/>
        <w:rPr>
          <w:ins w:id="190" w:author="Christian Hall" w:date="2020-02-04T13:09:00Z"/>
          <w:rFonts w:ascii="Arial" w:hAnsi="Arial"/>
        </w:rPr>
      </w:pPr>
      <w:ins w:id="191" w:author="Christian Hall" w:date="2020-02-04T13:09:00Z">
        <w:r>
          <w:rPr>
            <w:rFonts w:ascii="Arial" w:hAnsi="Arial"/>
          </w:rPr>
          <w:t xml:space="preserve">Test Case </w:t>
        </w:r>
      </w:ins>
      <w:ins w:id="192" w:author="Christian Hall" w:date="2020-02-04T13:11:00Z">
        <w:r>
          <w:rPr>
            <w:rFonts w:ascii="Arial" w:hAnsi="Arial"/>
          </w:rPr>
          <w:t>7</w:t>
        </w:r>
      </w:ins>
      <w:ins w:id="193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194" w:author="Christian Hall" w:date="2020-02-04T13:11:00Z">
        <w:r>
          <w:rPr>
            <w:rFonts w:ascii="Arial" w:hAnsi="Arial"/>
          </w:rPr>
          <w:t>7</w:t>
        </w:r>
      </w:ins>
      <w:ins w:id="195" w:author="Christian Hall" w:date="2020-02-04T13:09:00Z">
        <w:r>
          <w:rPr>
            <w:rFonts w:ascii="Arial" w:hAnsi="Arial"/>
          </w:rPr>
          <w:t>_fingerprint.txt</w:t>
        </w:r>
      </w:ins>
    </w:p>
    <w:p w14:paraId="7EE44CC8" w14:textId="035F66A3" w:rsidR="00A365F0" w:rsidRDefault="00A365F0" w:rsidP="00A365F0">
      <w:pPr>
        <w:pStyle w:val="H1bodytext"/>
        <w:spacing w:after="120"/>
        <w:rPr>
          <w:ins w:id="196" w:author="Christian Hall" w:date="2020-02-04T13:10:00Z"/>
          <w:rFonts w:ascii="Arial" w:hAnsi="Arial"/>
        </w:rPr>
      </w:pPr>
      <w:ins w:id="197" w:author="Christian Hall" w:date="2020-02-04T13:09:00Z">
        <w:r>
          <w:rPr>
            <w:rFonts w:ascii="Arial" w:hAnsi="Arial"/>
          </w:rPr>
          <w:t xml:space="preserve">Test Case </w:t>
        </w:r>
      </w:ins>
      <w:ins w:id="198" w:author="Christian Hall" w:date="2020-02-04T13:11:00Z">
        <w:r>
          <w:rPr>
            <w:rFonts w:ascii="Arial" w:hAnsi="Arial"/>
          </w:rPr>
          <w:t>7</w:t>
        </w:r>
      </w:ins>
      <w:ins w:id="199" w:author="Christian Hall" w:date="2020-02-04T13:09:00Z">
        <w:r>
          <w:rPr>
            <w:rFonts w:ascii="Arial" w:hAnsi="Arial"/>
          </w:rPr>
          <w:t>: CA-CIE-Tools/docs/fingerprinter/fingerprinter.py_TC-</w:t>
        </w:r>
      </w:ins>
      <w:ins w:id="200" w:author="Christian Hall" w:date="2020-02-04T13:11:00Z">
        <w:r>
          <w:rPr>
            <w:rFonts w:ascii="Arial" w:hAnsi="Arial"/>
          </w:rPr>
          <w:t>7</w:t>
        </w:r>
      </w:ins>
      <w:ins w:id="201" w:author="Christian Hall" w:date="2020-02-04T13:09:00Z">
        <w:r>
          <w:rPr>
            <w:rFonts w:ascii="Arial" w:hAnsi="Arial"/>
          </w:rPr>
          <w:t>_logfile.txt</w:t>
        </w:r>
      </w:ins>
    </w:p>
    <w:p w14:paraId="3EF10B8C" w14:textId="27BE97CE" w:rsidR="00A365F0" w:rsidRDefault="00A365F0" w:rsidP="00A365F0">
      <w:pPr>
        <w:pStyle w:val="H1bodytext"/>
        <w:spacing w:after="120"/>
        <w:rPr>
          <w:ins w:id="202" w:author="Christian Hall" w:date="2020-02-04T13:10:00Z"/>
          <w:rFonts w:ascii="Arial" w:hAnsi="Arial"/>
        </w:rPr>
      </w:pPr>
      <w:ins w:id="203" w:author="Christian Hall" w:date="2020-02-04T13:10:00Z">
        <w:r>
          <w:rPr>
            <w:rFonts w:ascii="Arial" w:hAnsi="Arial"/>
          </w:rPr>
          <w:t xml:space="preserve">Test Case </w:t>
        </w:r>
      </w:ins>
      <w:ins w:id="204" w:author="Christian Hall" w:date="2020-02-04T13:11:00Z">
        <w:r>
          <w:rPr>
            <w:rFonts w:ascii="Arial" w:hAnsi="Arial"/>
          </w:rPr>
          <w:t>8</w:t>
        </w:r>
      </w:ins>
      <w:ins w:id="205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206" w:author="Christian Hall" w:date="2020-02-04T13:11:00Z">
        <w:r>
          <w:rPr>
            <w:rFonts w:ascii="Arial" w:hAnsi="Arial"/>
          </w:rPr>
          <w:t>8</w:t>
        </w:r>
      </w:ins>
      <w:ins w:id="207" w:author="Christian Hall" w:date="2020-02-04T13:10:00Z">
        <w:r>
          <w:rPr>
            <w:rFonts w:ascii="Arial" w:hAnsi="Arial"/>
          </w:rPr>
          <w:t>_fingerprint.txt</w:t>
        </w:r>
      </w:ins>
    </w:p>
    <w:p w14:paraId="3F9B2BED" w14:textId="059E5D64" w:rsidR="00A365F0" w:rsidRDefault="00A365F0">
      <w:pPr>
        <w:pStyle w:val="H1bodytext"/>
        <w:spacing w:after="120"/>
        <w:rPr>
          <w:ins w:id="208" w:author="Christian Hall" w:date="2020-02-04T13:01:00Z"/>
          <w:rFonts w:ascii="Arial" w:hAnsi="Arial"/>
        </w:rPr>
      </w:pPr>
      <w:ins w:id="209" w:author="Christian Hall" w:date="2020-02-04T13:10:00Z">
        <w:r>
          <w:rPr>
            <w:rFonts w:ascii="Arial" w:hAnsi="Arial"/>
          </w:rPr>
          <w:t xml:space="preserve">Test Case </w:t>
        </w:r>
      </w:ins>
      <w:ins w:id="210" w:author="Christian Hall" w:date="2020-02-04T13:11:00Z">
        <w:r>
          <w:rPr>
            <w:rFonts w:ascii="Arial" w:hAnsi="Arial"/>
          </w:rPr>
          <w:t>8</w:t>
        </w:r>
      </w:ins>
      <w:ins w:id="211" w:author="Christian Hall" w:date="2020-02-04T13:10:00Z">
        <w:r>
          <w:rPr>
            <w:rFonts w:ascii="Arial" w:hAnsi="Arial"/>
          </w:rPr>
          <w:t>: CA-CIE-Tools/docs/fingerprinter/fingerprinter.py_TC-</w:t>
        </w:r>
      </w:ins>
      <w:ins w:id="212" w:author="Christian Hall" w:date="2020-02-04T13:11:00Z">
        <w:r>
          <w:rPr>
            <w:rFonts w:ascii="Arial" w:hAnsi="Arial"/>
          </w:rPr>
          <w:t>8</w:t>
        </w:r>
      </w:ins>
      <w:ins w:id="213" w:author="Christian Hall" w:date="2020-02-04T13:10:00Z">
        <w:r>
          <w:rPr>
            <w:rFonts w:ascii="Arial" w:hAnsi="Arial"/>
          </w:rPr>
          <w:t>_logfile.txt</w:t>
        </w:r>
      </w:ins>
    </w:p>
    <w:p w14:paraId="72408D6E" w14:textId="77777777" w:rsidR="00C30615" w:rsidRPr="000916B2" w:rsidRDefault="00C30615" w:rsidP="00E62A15">
      <w:pPr>
        <w:pStyle w:val="H1bodytext"/>
        <w:spacing w:after="120"/>
        <w:rPr>
          <w:rFonts w:ascii="Arial" w:hAnsi="Arial"/>
        </w:rPr>
      </w:pPr>
    </w:p>
    <w:bookmarkEnd w:id="37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>The Fingerprinter tool can be invoked from the command line using the arguments as specified in Section 4 (Software Design) and the arguments for the invoked tool. The Fingerprinter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214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214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215" w:author="Mitchell Tufford" w:date="2020-02-03T14:0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958"/>
        <w:gridCol w:w="979"/>
        <w:gridCol w:w="2337"/>
        <w:gridCol w:w="2124"/>
        <w:gridCol w:w="2474"/>
        <w:gridCol w:w="5168"/>
        <w:tblGridChange w:id="216">
          <w:tblGrid>
            <w:gridCol w:w="988"/>
            <w:gridCol w:w="988"/>
            <w:gridCol w:w="2342"/>
            <w:gridCol w:w="2160"/>
            <w:gridCol w:w="2520"/>
            <w:gridCol w:w="5310"/>
          </w:tblGrid>
        </w:tblGridChange>
      </w:tblGrid>
      <w:tr w:rsidR="009A58B5" w:rsidRPr="000916B2" w14:paraId="11396468" w14:textId="77777777" w:rsidTr="009A58B5">
        <w:trPr>
          <w:cantSplit/>
          <w:trHeight w:val="314"/>
          <w:tblHeader/>
          <w:jc w:val="center"/>
          <w:trPrChange w:id="217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218" w:author="Mitchell Tufford" w:date="2020-02-03T14:04:00Z">
              <w:tcPr>
                <w:tcW w:w="98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A5EF363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30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219" w:author="Mitchell Tufford" w:date="2020-02-03T14:04:00Z">
              <w:tcPr>
                <w:tcW w:w="13320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0B9FDFE" w14:textId="2B5942A8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220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r w:rsidRPr="000916B2">
              <w:rPr>
                <w:rFonts w:ascii="Arial" w:hAnsi="Arial" w:cs="Arial"/>
                <w:b/>
              </w:rPr>
              <w:t xml:space="preserve">Fingerprinter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</w:r>
            <w:ins w:id="221" w:author="Mitchell Tufford" w:date="2020-02-03T14:04:00Z">
              <w:r>
                <w:rPr>
                  <w:rFonts w:ascii="Arial" w:hAnsi="Arial"/>
                  <w:b/>
                </w:rPr>
                <w:t>Issues/Improvements</w:t>
              </w:r>
            </w:ins>
            <w:del w:id="222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Code Review Summary</w:delText>
              </w:r>
            </w:del>
          </w:p>
          <w:p w14:paraId="5A51DA87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9A58B5" w:rsidRPr="000916B2" w14:paraId="3D5C512C" w14:textId="77777777" w:rsidTr="009A58B5">
        <w:trPr>
          <w:cantSplit/>
          <w:trHeight w:val="314"/>
          <w:tblHeader/>
          <w:jc w:val="center"/>
          <w:trPrChange w:id="223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PrChange w:id="224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F6AA5" w14:textId="38113BFA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25" w:author="Mitchell Tufford" w:date="2020-02-03T14:04:00Z"/>
                <w:rFonts w:ascii="Arial" w:hAnsi="Arial"/>
                <w:b/>
              </w:rPr>
            </w:pPr>
            <w:ins w:id="226" w:author="Mitchell Tufford" w:date="2020-02-03T14:04:00Z">
              <w:r>
                <w:rPr>
                  <w:rFonts w:ascii="Arial" w:hAnsi="Arial"/>
                  <w:b/>
                </w:rPr>
                <w:t>Issue #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27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1CDAAD1" w14:textId="47ABD3F6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28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2A1F073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29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03659DE8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30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C679296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tcPrChange w:id="231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</w:tcPr>
            </w:tcPrChange>
          </w:tcPr>
          <w:p w14:paraId="5C6F855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9A58B5" w:rsidRPr="000916B2" w14:paraId="253BFFDF" w14:textId="77777777" w:rsidTr="009A58B5">
        <w:trPr>
          <w:cantSplit/>
          <w:trHeight w:val="314"/>
          <w:tblHeader/>
          <w:jc w:val="center"/>
          <w:trPrChange w:id="232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33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B864F57" w14:textId="0836C10D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34" w:author="Mitchell Tufford" w:date="2020-02-03T14:04:00Z"/>
                <w:rFonts w:ascii="Arial" w:hAnsi="Arial" w:cs="Arial"/>
              </w:rPr>
            </w:pPr>
            <w:ins w:id="235" w:author="Mitchell Tufford" w:date="2020-02-03T14:04:00Z">
              <w:r>
                <w:rPr>
                  <w:rFonts w:ascii="Arial" w:hAnsi="Arial" w:cs="Arial"/>
                </w:rPr>
                <w:t>1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36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A2DFA6" w14:textId="6CDB1375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37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6AB4E8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38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AAD457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239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A0DFF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tcPrChange w:id="240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BC5F0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recommended.</w:t>
            </w:r>
          </w:p>
          <w:p w14:paraId="33497C8D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220"/>
    </w:tbl>
    <w:p w14:paraId="30E717E5" w14:textId="77777777" w:rsidR="00F3020C" w:rsidRPr="000916B2" w:rsidRDefault="00F3020C"/>
    <w:p w14:paraId="1789E9D9" w14:textId="77777777" w:rsidR="009A58B5" w:rsidRDefault="009A58B5" w:rsidP="009A58B5">
      <w:pPr>
        <w:pStyle w:val="H1bodytext"/>
        <w:spacing w:after="0"/>
        <w:ind w:left="0"/>
        <w:jc w:val="center"/>
        <w:rPr>
          <w:ins w:id="241" w:author="Mitchell Tufford" w:date="2020-02-03T14:04:00Z"/>
          <w:rFonts w:ascii="Arial" w:hAnsi="Arial"/>
          <w:b/>
        </w:rPr>
      </w:pPr>
    </w:p>
    <w:p w14:paraId="20DCEB2C" w14:textId="77777777" w:rsidR="009A58B5" w:rsidRDefault="009A58B5" w:rsidP="009A58B5">
      <w:pPr>
        <w:pStyle w:val="H1bodytext"/>
        <w:spacing w:after="0"/>
        <w:ind w:left="0"/>
        <w:jc w:val="center"/>
        <w:rPr>
          <w:ins w:id="242" w:author="Mitchell Tufford" w:date="2020-02-03T14:04:00Z"/>
          <w:rFonts w:ascii="Arial" w:hAnsi="Arial"/>
          <w:b/>
        </w:rPr>
      </w:pPr>
    </w:p>
    <w:p w14:paraId="5636B972" w14:textId="77777777" w:rsidR="009A58B5" w:rsidRDefault="009A58B5" w:rsidP="009A58B5">
      <w:pPr>
        <w:pStyle w:val="H1bodytext"/>
        <w:spacing w:after="0"/>
        <w:ind w:left="0"/>
        <w:jc w:val="center"/>
        <w:rPr>
          <w:ins w:id="243" w:author="Mitchell Tufford" w:date="2020-02-03T14:04:00Z"/>
          <w:rFonts w:ascii="Arial" w:hAnsi="Arial"/>
          <w:b/>
        </w:rPr>
      </w:pPr>
      <w:ins w:id="244" w:author="Mitchell Tufford" w:date="2020-02-03T14:04:00Z">
        <w:r>
          <w:rPr>
            <w:rFonts w:ascii="Arial" w:hAnsi="Arial"/>
            <w:b/>
          </w:rPr>
          <w:t xml:space="preserve">Table A-2. </w:t>
        </w:r>
        <w:r>
          <w:rPr>
            <w:rFonts w:ascii="Arial" w:hAnsi="Arial" w:cs="Arial"/>
            <w:b/>
          </w:rPr>
          <w:t>Fingerprinter Tool</w:t>
        </w:r>
        <w:r>
          <w:rPr>
            <w:rFonts w:ascii="Arial" w:hAnsi="Arial"/>
            <w:b/>
          </w:rPr>
          <w:br/>
          <w:t>Code Reviews</w:t>
        </w:r>
      </w:ins>
    </w:p>
    <w:tbl>
      <w:tblPr>
        <w:tblStyle w:val="TableGrid"/>
        <w:tblW w:w="14035" w:type="dxa"/>
        <w:jc w:val="center"/>
        <w:tblLook w:val="04A0" w:firstRow="1" w:lastRow="0" w:firstColumn="1" w:lastColumn="0" w:noHBand="0" w:noVBand="1"/>
      </w:tblPr>
      <w:tblGrid>
        <w:gridCol w:w="1525"/>
        <w:gridCol w:w="2135"/>
        <w:gridCol w:w="10375"/>
      </w:tblGrid>
      <w:tr w:rsidR="009A58B5" w14:paraId="48F334D5" w14:textId="77777777" w:rsidTr="00470F32">
        <w:trPr>
          <w:cantSplit/>
          <w:trHeight w:val="314"/>
          <w:tblHeader/>
          <w:jc w:val="center"/>
          <w:ins w:id="245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C7528AD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46" w:author="Mitchell Tufford" w:date="2020-02-03T14:04:00Z"/>
                <w:rFonts w:ascii="Arial" w:hAnsi="Arial"/>
                <w:b/>
              </w:rPr>
            </w:pPr>
            <w:ins w:id="247" w:author="Mitchell Tufford" w:date="2020-02-03T14:04:00Z">
              <w:r>
                <w:rPr>
                  <w:rFonts w:ascii="Arial" w:hAnsi="Arial"/>
                  <w:b/>
                </w:rPr>
                <w:t>Date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5A63BA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48" w:author="Mitchell Tufford" w:date="2020-02-03T14:04:00Z"/>
                <w:rFonts w:ascii="Arial" w:hAnsi="Arial"/>
                <w:b/>
              </w:rPr>
            </w:pPr>
            <w:ins w:id="249" w:author="Mitchell Tufford" w:date="2020-02-03T14:04:00Z">
              <w:r>
                <w:rPr>
                  <w:rFonts w:ascii="Arial" w:hAnsi="Arial"/>
                  <w:b/>
                </w:rPr>
                <w:t>Reviewer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54B6875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50" w:author="Mitchell Tufford" w:date="2020-02-03T14:04:00Z"/>
                <w:rFonts w:ascii="Arial" w:hAnsi="Arial"/>
                <w:b/>
              </w:rPr>
            </w:pPr>
            <w:ins w:id="251" w:author="Mitchell Tufford" w:date="2020-02-03T14:04:00Z">
              <w:r>
                <w:rPr>
                  <w:rFonts w:ascii="Arial" w:hAnsi="Arial"/>
                  <w:b/>
                </w:rPr>
                <w:t>Comments</w:t>
              </w:r>
            </w:ins>
          </w:p>
        </w:tc>
      </w:tr>
      <w:tr w:rsidR="009A58B5" w14:paraId="5BD91033" w14:textId="77777777" w:rsidTr="00470F32">
        <w:trPr>
          <w:cantSplit/>
          <w:trHeight w:val="314"/>
          <w:tblHeader/>
          <w:jc w:val="center"/>
          <w:ins w:id="252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B18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253" w:author="Mitchell Tufford" w:date="2020-02-03T14:04:00Z"/>
                <w:rFonts w:ascii="Arial" w:hAnsi="Arial"/>
                <w:b/>
              </w:rPr>
            </w:pPr>
            <w:ins w:id="254" w:author="Mitchell Tufford" w:date="2020-02-03T14:04:00Z">
              <w:r>
                <w:rPr>
                  <w:rFonts w:ascii="Arial" w:hAnsi="Arial"/>
                  <w:b/>
                </w:rPr>
                <w:t>02/03/2020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DACA9" w14:textId="77777777" w:rsidR="009A58B5" w:rsidRDefault="009A58B5" w:rsidP="00470F32">
            <w:pPr>
              <w:pStyle w:val="H1bodytext"/>
              <w:spacing w:after="0"/>
              <w:ind w:left="0"/>
              <w:rPr>
                <w:ins w:id="255" w:author="Mitchell Tufford" w:date="2020-02-03T14:04:00Z"/>
                <w:rFonts w:ascii="Arial" w:hAnsi="Arial"/>
                <w:b/>
              </w:rPr>
            </w:pPr>
            <w:ins w:id="256" w:author="Mitchell Tufford" w:date="2020-02-03T14:04:00Z">
              <w:r>
                <w:rPr>
                  <w:rFonts w:ascii="Arial" w:hAnsi="Arial" w:cs="Arial"/>
                </w:rPr>
                <w:t>Mitchell Tufford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ABB6" w14:textId="77777777" w:rsidR="009A58B5" w:rsidRDefault="009A58B5" w:rsidP="00470F32">
            <w:pPr>
              <w:pStyle w:val="H1bodytext"/>
              <w:spacing w:after="0"/>
              <w:ind w:left="0"/>
              <w:rPr>
                <w:ins w:id="257" w:author="Mitchell Tufford" w:date="2020-02-03T14:04:00Z"/>
                <w:rFonts w:ascii="Arial" w:hAnsi="Arial"/>
                <w:b/>
              </w:rPr>
            </w:pPr>
            <w:ins w:id="258" w:author="Mitchell Tufford" w:date="2020-02-03T14:04:00Z">
              <w:r>
                <w:rPr>
                  <w:rFonts w:ascii="Arial" w:hAnsi="Arial" w:cs="Arial"/>
                </w:rPr>
                <w:t xml:space="preserve"> No new issues identified.</w:t>
              </w:r>
            </w:ins>
          </w:p>
        </w:tc>
      </w:tr>
    </w:tbl>
    <w:p w14:paraId="1FFC5488" w14:textId="608CE068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5249"/>
        <w:gridCol w:w="2452"/>
        <w:tblGridChange w:id="259">
          <w:tblGrid>
            <w:gridCol w:w="10"/>
            <w:gridCol w:w="2359"/>
            <w:gridCol w:w="10"/>
            <w:gridCol w:w="10"/>
            <w:gridCol w:w="5239"/>
            <w:gridCol w:w="10"/>
            <w:gridCol w:w="2442"/>
            <w:gridCol w:w="10"/>
          </w:tblGrid>
        </w:tblGridChange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7FE9B2F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del w:id="260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2</w:delText>
              </w:r>
            </w:del>
            <w:ins w:id="261" w:author="Mitchell Tufford" w:date="2020-02-03T14:04:00Z">
              <w:r w:rsidR="009A58B5">
                <w:rPr>
                  <w:rFonts w:ascii="Arial" w:hAnsi="Arial"/>
                  <w:b/>
                </w:rPr>
                <w:t>3</w:t>
              </w:r>
            </w:ins>
            <w:r w:rsidRPr="000916B2">
              <w:rPr>
                <w:rFonts w:ascii="Arial" w:hAnsi="Arial"/>
                <w:b/>
              </w:rPr>
              <w:t xml:space="preserve">. </w:t>
            </w:r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C84126">
        <w:trPr>
          <w:cantSplit/>
          <w:trHeight w:val="602"/>
          <w:tblHeader/>
        </w:trPr>
        <w:tc>
          <w:tcPr>
            <w:tcW w:w="2359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5285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436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470F32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Note  [Testing_Directory]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2968166" w14:textId="77777777" w:rsidR="00FB4F59" w:rsidRDefault="00FB4F59" w:rsidP="00470F32">
            <w:pPr>
              <w:pStyle w:val="H1bodytext"/>
              <w:spacing w:after="0"/>
              <w:ind w:left="0"/>
              <w:rPr>
                <w:ins w:id="262" w:author="Christian Hall" w:date="2020-02-04T09:33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  <w:p w14:paraId="3A6756E9" w14:textId="6DDD11BB" w:rsidR="00B14935" w:rsidRDefault="00B14935" w:rsidP="00B14935">
            <w:pPr>
              <w:rPr>
                <w:ins w:id="263" w:author="Christian Hall" w:date="2020-02-04T09:33:00Z"/>
                <w:sz w:val="22"/>
                <w:szCs w:val="22"/>
              </w:rPr>
            </w:pPr>
            <w:ins w:id="264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>Note  [Testing_</w:t>
              </w:r>
            </w:ins>
            <w:ins w:id="265" w:author="Christian Hall" w:date="2020-02-04T09:35:00Z">
              <w:r>
                <w:rPr>
                  <w:rFonts w:ascii="Arial" w:hAnsi="Arial"/>
                  <w:i/>
                  <w:iCs/>
                </w:rPr>
                <w:t>Repo</w:t>
              </w:r>
            </w:ins>
            <w:ins w:id="266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] </w:t>
              </w:r>
            </w:ins>
            <w:ins w:id="267" w:author="Christian Hall" w:date="2020-02-04T09:35:00Z">
              <w:r>
                <w:fldChar w:fldCharType="begin"/>
              </w:r>
              <w:r>
                <w:instrText xml:space="preserve"> HYPERLINK "</w:instrText>
              </w:r>
            </w:ins>
            <w:ins w:id="268" w:author="Christian Hall" w:date="2020-02-04T09:33:00Z">
              <w:r w:rsidRPr="00B14935">
                <w:instrText>\</w:instrText>
              </w:r>
              <w:r w:rsidRPr="00B14935">
                <w:rPr>
                  <w:rPrChange w:id="269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  <w:r w:rsidRPr="00B14935">
                <w:instrText>\</w:instrText>
              </w:r>
              <w:r w:rsidRPr="00B14935">
                <w:rPr>
                  <w:rPrChange w:id="270" w:author="Christian Hall" w:date="2020-02-04T09:35:00Z">
                    <w:rPr>
                      <w:rStyle w:val="Hyperlink"/>
                    </w:rPr>
                  </w:rPrChange>
                </w:rPr>
                <w:instrText>\olive</w:instrText>
              </w:r>
              <w:r w:rsidRPr="00B14935">
                <w:instrText>\</w:instrText>
              </w:r>
              <w:r w:rsidRPr="00B14935">
                <w:rPr>
                  <w:rPrChange w:id="271" w:author="Christian Hall" w:date="2020-02-04T09:35:00Z">
                    <w:rPr>
                      <w:rStyle w:val="Hyperlink"/>
                    </w:rPr>
                  </w:rPrChange>
                </w:rPr>
                <w:instrText>\backups</w:instrText>
              </w:r>
              <w:r w:rsidRPr="00B14935">
                <w:instrText>\</w:instrText>
              </w:r>
              <w:r w:rsidRPr="00B14935">
                <w:rPr>
                  <w:rPrChange w:id="272" w:author="Christian Hall" w:date="2020-02-04T09:35:00Z">
                    <w:rPr>
                      <w:rStyle w:val="Hyperlink"/>
                    </w:rPr>
                  </w:rPrChange>
                </w:rPr>
                <w:instrText>\CAVE</w:instrText>
              </w:r>
              <w:r w:rsidRPr="00B14935">
                <w:instrText>\</w:instrText>
              </w:r>
              <w:r w:rsidRPr="00B14935">
                <w:rPr>
                  <w:rPrChange w:id="273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74" w:author="Christian Hall" w:date="2020-02-04T09:34:00Z">
              <w:r w:rsidRPr="00B14935">
                <w:rPr>
                  <w:rPrChange w:id="275" w:author="Christian Hall" w:date="2020-02-04T09:35:00Z">
                    <w:rPr>
                      <w:rStyle w:val="Hyperlink"/>
                    </w:rPr>
                  </w:rPrChange>
                </w:rPr>
                <w:instrText>CA-CIE-Tools-TestRepos</w:instrText>
              </w:r>
              <w:r w:rsidRPr="00B14935">
                <w:instrText>\</w:instrText>
              </w:r>
              <w:r w:rsidRPr="00B14935">
                <w:rPr>
                  <w:rPrChange w:id="276" w:author="Christian Hall" w:date="2020-02-04T09:35:00Z">
                    <w:rPr>
                      <w:rStyle w:val="Hyperlink"/>
                    </w:rPr>
                  </w:rPrChange>
                </w:rPr>
                <w:instrText>\fingerprint1p</w:instrText>
              </w:r>
            </w:ins>
            <w:ins w:id="277" w:author="Christian Hall" w:date="2020-02-04T09:35:00Z">
              <w:r w:rsidRPr="00B14935">
                <w:rPr>
                  <w:rPrChange w:id="278" w:author="Christian Hall" w:date="2020-02-04T09:35:00Z">
                    <w:rPr>
                      <w:rStyle w:val="Hyperlink"/>
                    </w:rPr>
                  </w:rPrChange>
                </w:rPr>
                <w:instrText>2</w:instrText>
              </w:r>
            </w:ins>
            <w:ins w:id="279" w:author="Christian Hall" w:date="2020-02-04T09:34:00Z">
              <w:r w:rsidRPr="00B14935">
                <w:instrText>\</w:instrText>
              </w:r>
              <w:r w:rsidRPr="00B14935">
                <w:rPr>
                  <w:rPrChange w:id="280" w:author="Christian Hall" w:date="2020-02-04T09:35:00Z">
                    <w:rPr>
                      <w:rStyle w:val="Hyperlink"/>
                    </w:rPr>
                  </w:rPrChange>
                </w:rPr>
                <w:instrText>\</w:instrText>
              </w:r>
            </w:ins>
            <w:ins w:id="281" w:author="Christian Hall" w:date="2020-02-04T09:35:00Z">
              <w:r>
                <w:instrText xml:space="preserve">" </w:instrText>
              </w:r>
              <w:r>
                <w:fldChar w:fldCharType="separate"/>
              </w:r>
            </w:ins>
            <w:ins w:id="282" w:author="Christian Hall" w:date="2020-02-04T09:33:00Z">
              <w:r w:rsidRPr="00A92AE3">
                <w:rPr>
                  <w:rStyle w:val="Hyperlink"/>
                </w:rPr>
                <w:t>\\olive\backups\CAVE\</w:t>
              </w:r>
            </w:ins>
            <w:ins w:id="283" w:author="Christian Hall" w:date="2020-02-04T09:34:00Z">
              <w:r w:rsidRPr="00A92AE3">
                <w:rPr>
                  <w:rStyle w:val="Hyperlink"/>
                </w:rPr>
                <w:t>CA-CIE-Tools-TestRepos\fingerprint1p</w:t>
              </w:r>
            </w:ins>
            <w:ins w:id="284" w:author="Christian Hall" w:date="2020-02-04T09:35:00Z">
              <w:r w:rsidRPr="00A92AE3">
                <w:rPr>
                  <w:rStyle w:val="Hyperlink"/>
                </w:rPr>
                <w:t>2</w:t>
              </w:r>
              <w:r>
                <w:fldChar w:fldCharType="end"/>
              </w:r>
            </w:ins>
          </w:p>
          <w:p w14:paraId="7E1D2643" w14:textId="297DF513" w:rsidR="00B14935" w:rsidRPr="000916B2" w:rsidRDefault="00B14935" w:rsidP="00B14935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285" w:author="Christian Hall" w:date="2020-02-04T09:33:00Z">
              <w:r w:rsidRPr="000916B2">
                <w:rPr>
                  <w:rFonts w:ascii="Arial" w:hAnsi="Arial"/>
                  <w:i/>
                  <w:iCs/>
                </w:rPr>
                <w:t xml:space="preserve"> in acceptance test report</w:t>
              </w:r>
            </w:ins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1AEB4483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del w:id="286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Directory</w:delText>
              </w:r>
            </w:del>
            <w:ins w:id="287" w:author="Christian Hall" w:date="2020-02-04T09:37:00Z">
              <w:r w:rsidR="00B14935">
                <w:rPr>
                  <w:rFonts w:ascii="Arial" w:hAnsi="Arial"/>
                  <w:i/>
                  <w:iCs/>
                </w:rPr>
                <w:t>Repo</w:t>
              </w:r>
            </w:ins>
            <w:r>
              <w:rPr>
                <w:rFonts w:ascii="Arial" w:hAnsi="Arial"/>
                <w:i/>
                <w:iCs/>
              </w:rPr>
              <w:t>]</w:t>
            </w:r>
            <w:del w:id="288" w:author="Christian Hall" w:date="2020-02-04T09:37:00Z">
              <w:r w:rsidDel="00B14935">
                <w:rPr>
                  <w:rFonts w:ascii="Arial" w:hAnsi="Arial"/>
                  <w:i/>
                  <w:iCs/>
                </w:rPr>
                <w:delText>\CA-CIE-Tools-Testing (code repository)</w:delText>
              </w:r>
            </w:del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3D5BA179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89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FAC29CB" wp14:editId="7F4E80A7">
                    <wp:extent cx="5800725" cy="351790"/>
                    <wp:effectExtent l="0" t="0" r="9525" b="0"/>
                    <wp:docPr id="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C205458.tmp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00725" cy="3517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EEF09A6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pull </w:t>
            </w:r>
          </w:p>
          <w:p w14:paraId="335224FC" w14:textId="15AD1EE2" w:rsidR="00FB4F59" w:rsidDel="00067EE8" w:rsidRDefault="00FB4F59" w:rsidP="00470F32">
            <w:pPr>
              <w:pStyle w:val="H1bodytext"/>
              <w:spacing w:after="0"/>
              <w:rPr>
                <w:del w:id="290" w:author="Christian Hall" w:date="2020-02-04T10:06:00Z"/>
                <w:rFonts w:ascii="Arial" w:hAnsi="Arial"/>
                <w:i/>
                <w:iCs/>
              </w:rPr>
            </w:pPr>
            <w:del w:id="291" w:author="Christian Hall" w:date="2020-02-04T10:06:00Z">
              <w:r w:rsidDel="00067EE8">
                <w:rPr>
                  <w:rFonts w:ascii="Arial" w:hAnsi="Arial"/>
                  <w:i/>
                  <w:iCs/>
                </w:rPr>
                <w:delText>**Note:Sara pulled from the database and it worked</w:delText>
              </w:r>
            </w:del>
          </w:p>
          <w:p w14:paraId="71619ECD" w14:textId="01AA7232" w:rsidR="00FB4F59" w:rsidDel="00067EE8" w:rsidRDefault="00FB4F59" w:rsidP="00470F32">
            <w:pPr>
              <w:pStyle w:val="H1bodytext"/>
              <w:spacing w:after="0"/>
              <w:rPr>
                <w:del w:id="292" w:author="Christian Hall" w:date="2020-02-04T10:06:00Z"/>
                <w:rFonts w:ascii="Arial" w:hAnsi="Arial"/>
                <w:i/>
                <w:iCs/>
              </w:rPr>
            </w:pPr>
            <w:del w:id="293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28C3890D" wp14:editId="02EB8E75">
                    <wp:extent cx="5838825" cy="1047115"/>
                    <wp:effectExtent l="0" t="0" r="9525" b="635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" name="C20E82D.tmp"/>
                            <pic:cNvPicPr/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38825" cy="104711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79E49AED" w14:textId="2D868C69" w:rsidR="00241D8D" w:rsidDel="00067EE8" w:rsidRDefault="00241D8D">
            <w:pPr>
              <w:pStyle w:val="H1bodytext"/>
              <w:spacing w:after="0"/>
              <w:ind w:left="0"/>
              <w:rPr>
                <w:del w:id="294" w:author="Christian Hall" w:date="2020-02-04T10:06:00Z"/>
                <w:rFonts w:ascii="Arial" w:hAnsi="Arial"/>
                <w:i/>
                <w:iCs/>
              </w:rPr>
              <w:pPrChange w:id="295" w:author="Sara Lindberg" w:date="2020-02-04T10:06:00Z">
                <w:pPr>
                  <w:pStyle w:val="H1bodytext"/>
                  <w:spacing w:after="0"/>
                </w:pPr>
              </w:pPrChange>
            </w:pPr>
            <w:del w:id="296" w:author="Christian Hall" w:date="2020-02-04T10:06:00Z">
              <w:r w:rsidDel="00067EE8">
                <w:rPr>
                  <w:noProof/>
                </w:rPr>
                <w:drawing>
                  <wp:inline distT="0" distB="0" distL="0" distR="0" wp14:anchorId="740AF2EF" wp14:editId="1DC5567D">
                    <wp:extent cx="5772150" cy="2171700"/>
                    <wp:effectExtent l="0" t="0" r="0" b="0"/>
                    <wp:docPr id="17" name="Picture 1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 rotWithShape="1">
                            <a:blip r:embed="rId13"/>
                            <a:srcRect l="2186" t="7248" r="68838" b="53999"/>
                            <a:stretch/>
                          </pic:blipFill>
                          <pic:spPr bwMode="auto">
                            <a:xfrm>
                              <a:off x="0" y="0"/>
                              <a:ext cx="5784977" cy="21765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C0701C2" w14:textId="77777777" w:rsidR="00241D8D" w:rsidRDefault="00241D8D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3693B1AF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97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319F2ABA" wp14:editId="5B1449DC">
                    <wp:extent cx="5886450" cy="567690"/>
                    <wp:effectExtent l="0" t="0" r="0" b="3810"/>
                    <wp:docPr id="3" name="Picture 3" descr="A screenshot of a cell phone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3" name="C208B24.tmp"/>
                            <pic:cNvPicPr/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886450" cy="56769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  <w:p w14:paraId="065C17F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1905A61E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del w:id="298" w:author="Christian Hall" w:date="2020-02-04T10:06:00Z">
              <w:r w:rsidDel="00067EE8">
                <w:rPr>
                  <w:rFonts w:ascii="Arial" w:hAnsi="Arial"/>
                  <w:i/>
                  <w:iCs/>
                  <w:noProof/>
                </w:rPr>
                <w:drawing>
                  <wp:inline distT="0" distB="0" distL="0" distR="0" wp14:anchorId="4E416BE4" wp14:editId="09EE7A40">
                    <wp:extent cx="5753100" cy="826770"/>
                    <wp:effectExtent l="0" t="0" r="0" b="0"/>
                    <wp:docPr id="4" name="Picture 4" descr="A close up of a screen&#10;&#10;Description automatically generated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4" name="C20E135.tmp"/>
                            <pic:cNvPicPr/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53100" cy="82677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  <w:ins w:id="299" w:author="Christian Hall" w:date="2020-02-04T10:06:00Z">
              <w:r w:rsidR="00067EE8">
                <w:rPr>
                  <w:noProof/>
                </w:rPr>
                <w:t xml:space="preserve"> </w:t>
              </w:r>
              <w:r w:rsidR="00067EE8">
                <w:rPr>
                  <w:noProof/>
                </w:rPr>
                <w:drawing>
                  <wp:inline distT="0" distB="0" distL="0" distR="0" wp14:anchorId="449C9B06" wp14:editId="46F3FB8A">
                    <wp:extent cx="6400800" cy="74422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400800" cy="74422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  <w:p w14:paraId="2AE9710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Note  first 6 characters of git SHA-1 hash tag in acceptance test report</w:t>
            </w:r>
          </w:p>
          <w:p w14:paraId="3966E8D1" w14:textId="56EFF682" w:rsidR="00FB4F59" w:rsidRDefault="00067EE8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ins w:id="300" w:author="Christian Hall" w:date="2020-02-04T10:06:00Z">
              <w:r>
                <w:rPr>
                  <w:rFonts w:ascii="Arial" w:hAnsi="Arial"/>
                  <w:i/>
                  <w:iCs/>
                </w:rPr>
                <w:t>2a5b13</w:t>
              </w:r>
            </w:ins>
            <w:del w:id="301" w:author="Christian Hall" w:date="2020-02-04T10:06:00Z">
              <w:r w:rsidR="00FB4F59" w:rsidDel="00067EE8">
                <w:rPr>
                  <w:rFonts w:ascii="Arial" w:hAnsi="Arial"/>
                  <w:i/>
                  <w:iCs/>
                </w:rPr>
                <w:delText>8b4218</w:delText>
              </w:r>
            </w:del>
          </w:p>
        </w:tc>
      </w:tr>
      <w:tr w:rsidR="00FB4F59" w:rsidRPr="000916B2" w14:paraId="5F1A882D" w14:textId="77777777" w:rsidTr="00C84126">
        <w:trPr>
          <w:cantSplit/>
          <w:trHeight w:val="1340"/>
        </w:trPr>
        <w:tc>
          <w:tcPr>
            <w:tcW w:w="2359" w:type="dxa"/>
            <w:vMerge w:val="restart"/>
            <w:vAlign w:val="center"/>
          </w:tcPr>
          <w:p w14:paraId="2AA383C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7721" w:type="dxa"/>
            <w:gridSpan w:val="2"/>
            <w:vAlign w:val="center"/>
          </w:tcPr>
          <w:p w14:paraId="5E0317D2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[Testing_Directory]\fingerprint_test</w:t>
            </w:r>
          </w:p>
        </w:tc>
      </w:tr>
      <w:tr w:rsidR="00FB4F59" w:rsidRPr="000916B2" w14:paraId="12B366E3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17E7039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4805D4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First time, permission denied occured</w:t>
            </w:r>
          </w:p>
          <w:p w14:paraId="5D44A17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077EC7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25B8DD8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C84126">
        <w:trPr>
          <w:cantSplit/>
          <w:trHeight w:val="818"/>
        </w:trPr>
        <w:tc>
          <w:tcPr>
            <w:tcW w:w="2359" w:type="dxa"/>
            <w:vMerge/>
            <w:vAlign w:val="center"/>
          </w:tcPr>
          <w:p w14:paraId="1A498A3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5285" w:type="dxa"/>
            <w:vAlign w:val="center"/>
          </w:tcPr>
          <w:p w14:paraId="1247AE2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436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C84126">
        <w:trPr>
          <w:cantSplit/>
          <w:trHeight w:val="1232"/>
        </w:trPr>
        <w:tc>
          <w:tcPr>
            <w:tcW w:w="2359" w:type="dxa"/>
            <w:vMerge/>
            <w:vAlign w:val="center"/>
          </w:tcPr>
          <w:p w14:paraId="1B3072B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CAED95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2562019D" w:rsidR="00FB4F59" w:rsidRDefault="00FB4F59" w:rsidP="00470F32">
            <w:pPr>
              <w:pStyle w:val="H1bodytext"/>
              <w:spacing w:after="0"/>
              <w:ind w:left="0"/>
              <w:rPr>
                <w:ins w:id="302" w:author="Christian Hall" w:date="2020-02-04T10:17:00Z"/>
                <w:rFonts w:ascii="Arial" w:hAnsi="Arial"/>
                <w:i/>
                <w:iCs/>
              </w:rPr>
            </w:pPr>
          </w:p>
          <w:p w14:paraId="3BE49976" w14:textId="51A514C2" w:rsidR="00A04711" w:rsidRDefault="00A04711" w:rsidP="00470F32">
            <w:pPr>
              <w:pStyle w:val="H1bodytext"/>
              <w:spacing w:after="0"/>
              <w:ind w:left="0"/>
              <w:rPr>
                <w:ins w:id="303" w:author="Christian Hall" w:date="2020-02-04T10:17:00Z"/>
                <w:rFonts w:ascii="Arial" w:hAnsi="Arial"/>
                <w:i/>
                <w:iCs/>
              </w:rPr>
            </w:pPr>
            <w:ins w:id="304" w:author="Christian Hall" w:date="2020-02-04T10:17:00Z">
              <w:r w:rsidRPr="000916B2">
                <w:rPr>
                  <w:rFonts w:ascii="Arial" w:hAnsi="Arial"/>
                  <w:i/>
                  <w:iCs/>
                </w:rPr>
                <w:t>Navigate to [Testing_Directory]\fingerprint_test</w:t>
              </w:r>
            </w:ins>
          </w:p>
          <w:p w14:paraId="45172E8F" w14:textId="77777777" w:rsidR="00A04711" w:rsidRDefault="00A04711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537173FB" w:rsidR="00FB4F59" w:rsidRDefault="00FB4F59" w:rsidP="00470F32">
            <w:pPr>
              <w:pStyle w:val="H1bodytext"/>
              <w:spacing w:after="0"/>
              <w:ind w:left="0"/>
              <w:rPr>
                <w:ins w:id="305" w:author="Christian Hall" w:date="2020-02-04T10:16:00Z"/>
                <w:rFonts w:ascii="Arial" w:hAnsi="Arial"/>
                <w:i/>
                <w:iCs/>
              </w:rPr>
            </w:pPr>
            <w:del w:id="306" w:author="Christian Hall" w:date="2020-02-04T10:15:00Z">
              <w:r w:rsidDel="00A04711">
                <w:rPr>
                  <w:rFonts w:ascii="Arial" w:hAnsi="Arial"/>
                  <w:i/>
                  <w:iCs/>
                </w:rPr>
                <w:delText>In a Windows command window:</w:delText>
              </w:r>
            </w:del>
            <w:ins w:id="307" w:author="Christian Hall" w:date="2020-02-04T10:15:00Z">
              <w:r w:rsidR="00A04711">
                <w:rPr>
                  <w:rFonts w:ascii="Arial" w:hAnsi="Arial"/>
                  <w:i/>
                  <w:iCs/>
                </w:rPr>
                <w:t>While inside of [Testing_Directory]\fingerprint_test in a file explorer window</w:t>
              </w:r>
            </w:ins>
            <w:ins w:id="308" w:author="Christian Hall" w:date="2020-02-04T10:16:00Z">
              <w:r w:rsidR="00A04711">
                <w:rPr>
                  <w:rFonts w:ascii="Arial" w:hAnsi="Arial"/>
                  <w:i/>
                  <w:iCs/>
                </w:rPr>
                <w:t>:</w:t>
              </w:r>
            </w:ins>
          </w:p>
          <w:p w14:paraId="28ABB1F8" w14:textId="10D1EFC2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09" w:author="Christian Hall" w:date="2020-02-04T10:16:00Z"/>
                <w:rFonts w:ascii="Arial" w:hAnsi="Arial"/>
                <w:i/>
                <w:iCs/>
              </w:rPr>
            </w:pPr>
            <w:ins w:id="310" w:author="Christian Hall" w:date="2020-02-04T10:16:00Z">
              <w:r>
                <w:rPr>
                  <w:rFonts w:ascii="Arial" w:hAnsi="Arial"/>
                  <w:i/>
                  <w:iCs/>
                </w:rPr>
                <w:t>Hold shift and press right-click</w:t>
              </w:r>
            </w:ins>
          </w:p>
          <w:p w14:paraId="60E7ADEE" w14:textId="431BB0B7" w:rsidR="00A04711" w:rsidRDefault="00A04711" w:rsidP="00A04711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11" w:author="Christian Hall" w:date="2020-02-04T11:32:00Z"/>
                <w:rFonts w:ascii="Arial" w:hAnsi="Arial"/>
                <w:i/>
                <w:iCs/>
              </w:rPr>
            </w:pPr>
            <w:ins w:id="312" w:author="Christian Hall" w:date="2020-02-04T10:16:00Z">
              <w:r>
                <w:rPr>
                  <w:rFonts w:ascii="Arial" w:hAnsi="Arial"/>
                  <w:i/>
                  <w:iCs/>
                </w:rPr>
                <w:t>Click “Open PowerShell window here”</w:t>
              </w:r>
            </w:ins>
          </w:p>
          <w:p w14:paraId="185738B8" w14:textId="2975E6DA" w:rsidR="00377EAB" w:rsidRDefault="00377EAB" w:rsidP="00CD53D7">
            <w:pPr>
              <w:pStyle w:val="H1bodytext"/>
              <w:spacing w:after="0"/>
              <w:ind w:left="0"/>
              <w:rPr>
                <w:ins w:id="313" w:author="Christian Hall" w:date="2020-02-04T11:52:00Z"/>
                <w:rFonts w:ascii="Arial" w:hAnsi="Arial"/>
                <w:i/>
                <w:iCs/>
              </w:rPr>
            </w:pPr>
          </w:p>
          <w:p w14:paraId="2B2611B0" w14:textId="4C9106EE" w:rsidR="00CD53D7" w:rsidRDefault="00CD53D7" w:rsidP="00CD53D7">
            <w:pPr>
              <w:pStyle w:val="H1bodytext"/>
              <w:spacing w:after="0"/>
              <w:ind w:left="0"/>
              <w:rPr>
                <w:ins w:id="314" w:author="Christian Hall" w:date="2020-02-04T11:53:00Z"/>
                <w:rFonts w:ascii="Arial" w:hAnsi="Arial"/>
                <w:i/>
                <w:iCs/>
              </w:rPr>
            </w:pPr>
            <w:ins w:id="315" w:author="Christian Hall" w:date="2020-02-04T11:52:00Z">
              <w:r>
                <w:rPr>
                  <w:rFonts w:ascii="Arial" w:hAnsi="Arial"/>
                  <w:i/>
                  <w:iCs/>
                </w:rPr>
                <w:t xml:space="preserve">Alternatively, use </w:t>
              </w:r>
            </w:ins>
            <w:ins w:id="316" w:author="Christian Hall" w:date="2020-02-04T11:53:00Z">
              <w:r>
                <w:rPr>
                  <w:rFonts w:ascii="Arial" w:hAnsi="Arial"/>
                  <w:i/>
                  <w:iCs/>
                </w:rPr>
                <w:t>Window’s command prompt cmd.exe:</w:t>
              </w:r>
            </w:ins>
          </w:p>
          <w:p w14:paraId="1385ECE9" w14:textId="44AD60CD" w:rsidR="00CD53D7" w:rsidRPr="00CD53D7" w:rsidRDefault="00CD53D7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17" w:author="Christian Hall" w:date="2020-02-04T11:52:00Z"/>
                <w:rFonts w:ascii="Arial" w:hAnsi="Arial"/>
                <w:i/>
                <w:iCs/>
              </w:rPr>
              <w:pPrChange w:id="318" w:author="Sara Lindberg" w:date="2020-02-04T11:53:00Z">
                <w:pPr>
                  <w:pStyle w:val="H1bodytext"/>
                  <w:spacing w:after="0"/>
                  <w:ind w:left="0"/>
                </w:pPr>
              </w:pPrChange>
            </w:pPr>
            <w:ins w:id="319" w:author="Christian Hall" w:date="2020-02-04T11:53:00Z">
              <w:r>
                <w:rPr>
                  <w:rFonts w:ascii="Arial" w:hAnsi="Arial"/>
                  <w:i/>
                  <w:iCs/>
                </w:rPr>
                <w:t>Windows key and type “Command prompt”</w:t>
              </w:r>
            </w:ins>
          </w:p>
          <w:p w14:paraId="728AB1E8" w14:textId="77777777" w:rsidR="00CD53D7" w:rsidRDefault="00CD53D7">
            <w:pPr>
              <w:pStyle w:val="H1bodytext"/>
              <w:spacing w:after="0"/>
              <w:ind w:left="0"/>
              <w:rPr>
                <w:ins w:id="320" w:author="Christian Hall" w:date="2020-02-04T11:32:00Z"/>
                <w:rFonts w:ascii="Arial" w:hAnsi="Arial"/>
                <w:i/>
                <w:iCs/>
              </w:rPr>
              <w:pPrChange w:id="321" w:author="Sara Lindberg" w:date="2020-02-04T11:52:00Z">
                <w:pPr>
                  <w:pStyle w:val="H1bodytext"/>
                  <w:spacing w:after="0"/>
                </w:pPr>
              </w:pPrChange>
            </w:pPr>
          </w:p>
          <w:p w14:paraId="3F63F9C2" w14:textId="58F765D3" w:rsidR="00377EAB" w:rsidRDefault="00015383" w:rsidP="00377EAB">
            <w:pPr>
              <w:pStyle w:val="H1bodytext"/>
              <w:spacing w:after="0"/>
              <w:ind w:left="0"/>
              <w:rPr>
                <w:ins w:id="322" w:author="Christian Hall" w:date="2020-02-04T11:32:00Z"/>
                <w:rFonts w:ascii="Arial" w:hAnsi="Arial"/>
                <w:i/>
                <w:iCs/>
              </w:rPr>
            </w:pPr>
            <w:ins w:id="323" w:author="Christian Hall" w:date="2020-02-04T12:32:00Z">
              <w:r>
                <w:rPr>
                  <w:rFonts w:ascii="Arial" w:hAnsi="Arial"/>
                  <w:i/>
                  <w:iCs/>
                </w:rPr>
                <w:t>As a last option</w:t>
              </w:r>
            </w:ins>
            <w:ins w:id="324" w:author="Christian Hall" w:date="2020-02-04T11:32:00Z">
              <w:r w:rsidR="00377EAB">
                <w:rPr>
                  <w:rFonts w:ascii="Arial" w:hAnsi="Arial"/>
                  <w:i/>
                  <w:iCs/>
                </w:rPr>
                <w:t>, open up git bash to run these commands</w:t>
              </w:r>
            </w:ins>
          </w:p>
          <w:p w14:paraId="5FE56419" w14:textId="72CD7B31" w:rsidR="00377EAB" w:rsidRDefault="00377EAB" w:rsidP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25" w:author="Christian Hall" w:date="2020-02-04T11:32:00Z"/>
                <w:rFonts w:ascii="Arial" w:hAnsi="Arial"/>
                <w:i/>
                <w:iCs/>
              </w:rPr>
            </w:pPr>
            <w:ins w:id="326" w:author="Christian Hall" w:date="2020-02-04T11:32:00Z">
              <w:r>
                <w:rPr>
                  <w:rFonts w:ascii="Arial" w:hAnsi="Arial"/>
                  <w:i/>
                  <w:iCs/>
                </w:rPr>
                <w:t>Right click in fingerprint_test</w:t>
              </w:r>
            </w:ins>
          </w:p>
          <w:p w14:paraId="3333B047" w14:textId="1AA63208" w:rsidR="00CD53D7" w:rsidRDefault="00377EAB">
            <w:pPr>
              <w:pStyle w:val="H1bodytext"/>
              <w:numPr>
                <w:ilvl w:val="0"/>
                <w:numId w:val="14"/>
              </w:numPr>
              <w:spacing w:after="0"/>
              <w:rPr>
                <w:ins w:id="327" w:author="Christian Hall" w:date="2020-02-04T12:33:00Z"/>
                <w:rFonts w:ascii="Arial" w:hAnsi="Arial"/>
                <w:i/>
                <w:iCs/>
              </w:rPr>
            </w:pPr>
            <w:ins w:id="328" w:author="Christian Hall" w:date="2020-02-04T11:32:00Z">
              <w:r>
                <w:rPr>
                  <w:rFonts w:ascii="Arial" w:hAnsi="Arial"/>
                  <w:i/>
                  <w:iCs/>
                </w:rPr>
                <w:t>Click “Git Bash Here”</w:t>
              </w:r>
            </w:ins>
          </w:p>
          <w:p w14:paraId="74DA0AE9" w14:textId="77777777" w:rsidR="00015383" w:rsidRDefault="00015383">
            <w:pPr>
              <w:pStyle w:val="H1bodytext"/>
              <w:spacing w:after="0"/>
              <w:ind w:left="60"/>
              <w:rPr>
                <w:ins w:id="329" w:author="Christian Hall" w:date="2020-02-04T12:30:00Z"/>
                <w:rFonts w:ascii="Arial" w:hAnsi="Arial"/>
                <w:i/>
                <w:iCs/>
              </w:rPr>
              <w:pPrChange w:id="330" w:author="Sara Lindberg" w:date="2020-02-04T12:33:00Z">
                <w:pPr>
                  <w:pStyle w:val="H1bodytext"/>
                  <w:numPr>
                    <w:numId w:val="14"/>
                  </w:numPr>
                  <w:spacing w:after="0"/>
                  <w:ind w:left="420" w:hanging="360"/>
                </w:pPr>
              </w:pPrChange>
            </w:pPr>
          </w:p>
          <w:p w14:paraId="42EA8E86" w14:textId="0CA671D7" w:rsidR="00015383" w:rsidRDefault="00015383" w:rsidP="00015383">
            <w:pPr>
              <w:pStyle w:val="H1bodytext"/>
              <w:spacing w:after="0"/>
              <w:ind w:left="60"/>
              <w:rPr>
                <w:ins w:id="331" w:author="Christian Hall" w:date="2020-02-04T12:33:00Z"/>
                <w:rFonts w:ascii="Arial" w:hAnsi="Arial"/>
                <w:i/>
                <w:iCs/>
              </w:rPr>
            </w:pPr>
            <w:ins w:id="332" w:author="Christian Hall" w:date="2020-02-04T12:31:00Z">
              <w:r>
                <w:rPr>
                  <w:rFonts w:ascii="Arial" w:hAnsi="Arial"/>
                  <w:i/>
                  <w:iCs/>
                </w:rPr>
                <w:t>Lastly, change directories to your mapped drive</w:t>
              </w:r>
            </w:ins>
            <w:ins w:id="333" w:author="Christian Hall" w:date="2020-02-04T12:33:00Z">
              <w:r>
                <w:rPr>
                  <w:rFonts w:ascii="Arial" w:hAnsi="Arial"/>
                  <w:i/>
                  <w:iCs/>
                </w:rPr>
                <w:t xml:space="preserve"> to run the scripts</w:t>
              </w:r>
            </w:ins>
            <w:ins w:id="334" w:author="Christian Hall" w:date="2020-02-04T12:41:00Z">
              <w:r w:rsidR="00A335C1">
                <w:rPr>
                  <w:rFonts w:ascii="Arial" w:hAnsi="Arial"/>
                  <w:i/>
                  <w:iCs/>
                </w:rPr>
                <w:t xml:space="preserve"> (Z is a mapped drive to </w:t>
              </w:r>
              <w:r w:rsidR="00A335C1">
                <w:rPr>
                  <w:rFonts w:ascii="Arial" w:hAnsi="Arial"/>
                  <w:i/>
                  <w:iCs/>
                </w:rPr>
                <w:fldChar w:fldCharType="begin"/>
              </w:r>
              <w:r w:rsidR="00A335C1">
                <w:rPr>
                  <w:rFonts w:ascii="Arial" w:hAnsi="Arial"/>
                  <w:i/>
                  <w:iCs/>
                </w:rPr>
                <w:instrText xml:space="preserve"> HYPERLINK "\\\\olive\\backup\\CAVE" </w:instrText>
              </w:r>
              <w:r w:rsidR="00A335C1">
                <w:rPr>
                  <w:rFonts w:ascii="Arial" w:hAnsi="Arial"/>
                  <w:i/>
                  <w:iCs/>
                </w:rPr>
                <w:fldChar w:fldCharType="separate"/>
              </w:r>
              <w:r w:rsidR="00A335C1" w:rsidRPr="00610030">
                <w:rPr>
                  <w:rStyle w:val="Hyperlink"/>
                  <w:rFonts w:ascii="Arial" w:hAnsi="Arial"/>
                  <w:i/>
                  <w:iCs/>
                </w:rPr>
                <w:t>\\olive\backup\CAVE</w:t>
              </w:r>
              <w:r w:rsidR="00A335C1">
                <w:rPr>
                  <w:rFonts w:ascii="Arial" w:hAnsi="Arial"/>
                  <w:i/>
                  <w:iCs/>
                </w:rPr>
                <w:fldChar w:fldCharType="end"/>
              </w:r>
              <w:r w:rsidR="00A335C1">
                <w:rPr>
                  <w:rFonts w:ascii="Arial" w:hAnsi="Arial"/>
                  <w:i/>
                  <w:iCs/>
                </w:rPr>
                <w:t xml:space="preserve"> in christian’s configuration)</w:t>
              </w:r>
            </w:ins>
          </w:p>
          <w:p w14:paraId="0CF5FEA2" w14:textId="039F0578" w:rsidR="00015383" w:rsidRPr="00CD53D7" w:rsidRDefault="00015383">
            <w:pPr>
              <w:pStyle w:val="H1bodytext"/>
              <w:spacing w:after="0"/>
              <w:ind w:left="60"/>
              <w:rPr>
                <w:rFonts w:ascii="Arial" w:hAnsi="Arial"/>
                <w:i/>
                <w:iCs/>
              </w:rPr>
              <w:pPrChange w:id="335" w:author="Sara Lindberg" w:date="2020-02-04T12:33:00Z">
                <w:pPr>
                  <w:pStyle w:val="H1bodytext"/>
                  <w:spacing w:after="0"/>
                  <w:ind w:left="0"/>
                </w:pPr>
              </w:pPrChange>
            </w:pPr>
            <w:ins w:id="336" w:author="Christian Hall" w:date="2020-02-04T12:33:00Z">
              <w:r>
                <w:rPr>
                  <w:rFonts w:ascii="Arial" w:hAnsi="Arial"/>
                  <w:i/>
                  <w:iCs/>
                </w:rPr>
                <w:t>cd /d Z:\CA-CIE-Tools-Test</w:t>
              </w:r>
            </w:ins>
            <w:ins w:id="337" w:author="Christian Hall" w:date="2020-02-04T12:34:00Z">
              <w:r>
                <w:rPr>
                  <w:rFonts w:ascii="Arial" w:hAnsi="Arial"/>
                  <w:i/>
                  <w:iCs/>
                </w:rPr>
                <w:t>Env\fingerprint_test\</w:t>
              </w:r>
            </w:ins>
          </w:p>
          <w:p w14:paraId="2491A0F8" w14:textId="3B63A082" w:rsidR="00FB4F59" w:rsidDel="00A04711" w:rsidRDefault="00FB4F59" w:rsidP="00470F32">
            <w:pPr>
              <w:pStyle w:val="H1bodytext"/>
              <w:spacing w:after="0"/>
              <w:ind w:left="0"/>
              <w:rPr>
                <w:del w:id="338" w:author="Christian Hall" w:date="2020-02-04T10:17:00Z"/>
                <w:rFonts w:ascii="Arial" w:hAnsi="Arial"/>
                <w:i/>
                <w:iCs/>
              </w:rPr>
            </w:pPr>
            <w:del w:id="339" w:author="Christian Hall" w:date="2020-02-04T10:17:00Z">
              <w:r w:rsidRPr="000916B2" w:rsidDel="00A04711">
                <w:rPr>
                  <w:rFonts w:ascii="Arial" w:hAnsi="Arial"/>
                  <w:i/>
                  <w:iCs/>
                </w:rPr>
                <w:delText>Navigate to [Testing_Directory]\fingerprint_test</w:delText>
              </w:r>
            </w:del>
          </w:p>
          <w:p w14:paraId="01D91A59" w14:textId="77777777" w:rsidR="00FB4F59" w:rsidRDefault="00FB4F59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6FF544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8C499C0" w14:textId="68DB8B6D" w:rsidR="00015383" w:rsidRDefault="00015383" w:rsidP="00470F32">
            <w:pPr>
              <w:pStyle w:val="H1bodytext"/>
              <w:spacing w:after="0"/>
              <w:ind w:left="0"/>
              <w:rPr>
                <w:ins w:id="340" w:author="Christian Hall" w:date="2020-02-04T12:28:00Z"/>
                <w:rFonts w:ascii="Arial" w:hAnsi="Arial"/>
                <w:i/>
                <w:iCs/>
              </w:rPr>
            </w:pPr>
            <w:ins w:id="341" w:author="Christian Hall" w:date="2020-02-04T12:28:00Z">
              <w:r w:rsidRPr="00015383">
                <w:rPr>
                  <w:rFonts w:ascii="Arial" w:hAnsi="Arial"/>
                  <w:i/>
                  <w:iCs/>
                  <w:highlight w:val="yellow"/>
                  <w:rPrChange w:id="342" w:author="Christian Hall" w:date="2020-02-04T12:28:00Z">
                    <w:rPr>
                      <w:rFonts w:ascii="Arial" w:hAnsi="Arial"/>
                      <w:i/>
                      <w:iCs/>
                    </w:rPr>
                  </w:rPrChange>
                </w:rPr>
                <w:t>Historical Documentation: v1</w:t>
              </w:r>
            </w:ins>
            <w:ins w:id="343" w:author="Sara Lindberg" w:date="2020-02-04T15:28:00Z">
              <w:r w:rsidR="007E4B37">
                <w:rPr>
                  <w:rFonts w:ascii="Arial" w:hAnsi="Arial"/>
                  <w:i/>
                  <w:iCs/>
                </w:rPr>
                <w:t>.0</w:t>
              </w:r>
            </w:ins>
          </w:p>
          <w:p w14:paraId="2F52A450" w14:textId="55C885DF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 by entering the following at the command 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del w:id="344" w:author="Christian Hall" w:date="2020-02-04T12:41:00Z">
              <w:r w:rsidDel="00A335C1">
                <w:rPr>
                  <w:rFonts w:ascii="Arial" w:hAnsi="Arial"/>
                  <w:i/>
                  <w:iCs/>
                </w:rPr>
                <w:delText xml:space="preserve"> </w:delText>
              </w:r>
            </w:del>
          </w:p>
          <w:p w14:paraId="4ABE659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linux putty window enter the following to be mapped after logging into olive:</w:t>
            </w:r>
          </w:p>
          <w:p w14:paraId="054D17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ca-cie-tools</w:t>
            </w:r>
          </w:p>
          <w:p w14:paraId="799985B3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8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Went back to putty window and entered: ln -s /samba/backups/CAVE CAVE</w:t>
            </w:r>
          </w:p>
          <w:p w14:paraId="120823A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0C6DB2BB" w14:textId="6AD344D0" w:rsidR="00015383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Powershell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015383" w:rsidRPr="000916B2" w14:paraId="10850A53" w14:textId="77777777" w:rsidTr="00C84126">
        <w:trPr>
          <w:cantSplit/>
          <w:trHeight w:val="980"/>
          <w:ins w:id="345" w:author="Christian Hall" w:date="2020-02-04T12:32:00Z"/>
        </w:trPr>
        <w:tc>
          <w:tcPr>
            <w:tcW w:w="2359" w:type="dxa"/>
            <w:vMerge/>
            <w:vAlign w:val="center"/>
          </w:tcPr>
          <w:p w14:paraId="2594D008" w14:textId="77777777" w:rsidR="00015383" w:rsidRPr="000916B2" w:rsidRDefault="00015383" w:rsidP="00470F32">
            <w:pPr>
              <w:pStyle w:val="H1bodytext"/>
              <w:spacing w:after="0"/>
              <w:ind w:left="0"/>
              <w:jc w:val="center"/>
              <w:rPr>
                <w:ins w:id="346" w:author="Christian Hall" w:date="2020-02-04T12:32:00Z"/>
                <w:rFonts w:ascii="Arial" w:hAnsi="Arial"/>
                <w:i/>
                <w:iCs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AE9DC1B" w14:textId="6D2BBCC2" w:rsidR="00015383" w:rsidRDefault="00C30615" w:rsidP="00015383">
            <w:pPr>
              <w:pStyle w:val="H1bodytext"/>
              <w:spacing w:after="0"/>
              <w:ind w:left="0"/>
              <w:rPr>
                <w:ins w:id="347" w:author="Christian Hall" w:date="2020-02-04T12:32:00Z"/>
                <w:rFonts w:ascii="Arial" w:hAnsi="Arial"/>
                <w:i/>
                <w:iCs/>
              </w:rPr>
            </w:pPr>
            <w:ins w:id="348" w:author="Christian Hall" w:date="2020-02-04T12:32:00Z">
              <w:r w:rsidRPr="0009723B">
                <w:rPr>
                  <w:rFonts w:ascii="Arial" w:hAnsi="Arial"/>
                  <w:i/>
                  <w:iCs/>
                  <w:highlight w:val="yellow"/>
                </w:rPr>
                <w:t>V</w:t>
              </w:r>
            </w:ins>
            <w:ins w:id="349" w:author="Christian Hall" w:date="2020-02-04T12:56:00Z">
              <w:r>
                <w:rPr>
                  <w:rFonts w:ascii="Arial" w:hAnsi="Arial"/>
                  <w:i/>
                  <w:iCs/>
                  <w:highlight w:val="yellow"/>
                </w:rPr>
                <w:t>1.</w:t>
              </w:r>
            </w:ins>
            <w:ins w:id="350" w:author="Christian Hall" w:date="2020-02-04T12:32:00Z">
              <w:del w:id="351" w:author="Sara Lindberg" w:date="2020-02-04T15:28:00Z">
                <w:r w:rsidR="00015383" w:rsidRPr="0009723B" w:rsidDel="007E4B37">
                  <w:rPr>
                    <w:rFonts w:ascii="Arial" w:hAnsi="Arial"/>
                    <w:i/>
                    <w:iCs/>
                    <w:highlight w:val="yellow"/>
                  </w:rPr>
                  <w:delText>2</w:delText>
                </w:r>
              </w:del>
            </w:ins>
            <w:ins w:id="352" w:author="Sara Lindberg" w:date="2020-02-04T15:28:00Z">
              <w:r w:rsidR="007E4B37">
                <w:rPr>
                  <w:rFonts w:ascii="Arial" w:hAnsi="Arial"/>
                  <w:i/>
                  <w:iCs/>
                  <w:highlight w:val="yellow"/>
                </w:rPr>
                <w:t>1</w:t>
              </w:r>
            </w:ins>
            <w:ins w:id="353" w:author="Christian Hall" w:date="2020-02-04T12:32:00Z">
              <w:r w:rsidR="00015383" w:rsidRPr="0009723B">
                <w:rPr>
                  <w:rFonts w:ascii="Arial" w:hAnsi="Arial"/>
                  <w:i/>
                  <w:iCs/>
                  <w:highlight w:val="yellow"/>
                </w:rPr>
                <w:t>:</w:t>
              </w:r>
            </w:ins>
          </w:p>
          <w:p w14:paraId="58ADDC5C" w14:textId="26E7EF0A" w:rsidR="00015383" w:rsidRPr="00A335C1" w:rsidRDefault="00015383" w:rsidP="00015383">
            <w:pPr>
              <w:pStyle w:val="H1bodytext"/>
              <w:spacing w:after="0"/>
              <w:ind w:left="0"/>
              <w:rPr>
                <w:ins w:id="354" w:author="Christian Hall" w:date="2020-02-04T12:32:00Z"/>
                <w:rFonts w:ascii="Arial" w:hAnsi="Arial"/>
                <w:i/>
                <w:iCs/>
              </w:rPr>
            </w:pPr>
            <w:ins w:id="355" w:author="Christian Hall" w:date="2020-02-04T12:32:00Z">
              <w:r>
                <w:rPr>
                  <w:rFonts w:ascii="Arial" w:hAnsi="Arial"/>
                  <w:i/>
                  <w:iCs/>
                </w:rPr>
                <w:t xml:space="preserve">Invoke Tool Runner and Fingerprint tool using fingerprint.py_IT-1_windows.bat or fingerprint.py_IT-1_windows.sh </w:t>
              </w:r>
            </w:ins>
            <w:ins w:id="356" w:author="Christian Hall" w:date="2020-02-04T12:37:00Z">
              <w:r w:rsidR="00A335C1">
                <w:rPr>
                  <w:rFonts w:ascii="Arial" w:hAnsi="Arial"/>
                  <w:i/>
                  <w:iCs/>
                </w:rPr>
                <w:t xml:space="preserve">(use </w:t>
              </w:r>
              <w:r w:rsidR="00A335C1">
                <w:rPr>
                  <w:rFonts w:ascii="Arial" w:hAnsi="Arial"/>
                  <w:b/>
                  <w:bCs/>
                  <w:i/>
                  <w:iCs/>
                </w:rPr>
                <w:t>bat</w:t>
              </w:r>
              <w:r w:rsidR="00A335C1">
                <w:rPr>
                  <w:rFonts w:ascii="Arial" w:hAnsi="Arial"/>
                  <w:i/>
                  <w:iCs/>
                </w:rPr>
                <w:t xml:space="preserve"> for mapped drive, use </w:t>
              </w:r>
              <w:r w:rsidR="00A335C1">
                <w:rPr>
                  <w:rFonts w:ascii="Arial" w:hAnsi="Arial"/>
                  <w:b/>
                  <w:bCs/>
                  <w:i/>
                  <w:iCs/>
                </w:rPr>
                <w:t>sh</w:t>
              </w:r>
              <w:r w:rsidR="00A335C1">
                <w:rPr>
                  <w:rFonts w:ascii="Arial" w:hAnsi="Arial"/>
                  <w:i/>
                  <w:iCs/>
                </w:rPr>
                <w:t xml:space="preserve"> </w:t>
              </w:r>
            </w:ins>
            <w:ins w:id="357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for no mapped drive)</w:t>
              </w:r>
            </w:ins>
          </w:p>
          <w:p w14:paraId="20EBAC7C" w14:textId="77777777" w:rsidR="00015383" w:rsidRDefault="00015383" w:rsidP="00015383">
            <w:pPr>
              <w:pStyle w:val="H1bodytext"/>
              <w:spacing w:after="0"/>
              <w:ind w:left="0"/>
              <w:rPr>
                <w:ins w:id="358" w:author="Christian Hall" w:date="2020-02-04T12:32:00Z"/>
                <w:rFonts w:ascii="Arial" w:hAnsi="Arial"/>
                <w:i/>
                <w:iCs/>
              </w:rPr>
            </w:pPr>
          </w:p>
          <w:p w14:paraId="0C44DC94" w14:textId="4E4FDFB9" w:rsidR="00015383" w:rsidRDefault="00015383" w:rsidP="00015383">
            <w:pPr>
              <w:pStyle w:val="H1bodytext"/>
              <w:spacing w:after="0"/>
              <w:ind w:left="0"/>
              <w:rPr>
                <w:ins w:id="359" w:author="Christian Hall" w:date="2020-02-04T12:40:00Z"/>
                <w:rFonts w:ascii="Arial" w:hAnsi="Arial"/>
                <w:i/>
                <w:iCs/>
              </w:rPr>
            </w:pPr>
            <w:ins w:id="360" w:author="Christian Hall" w:date="2020-02-04T12:32:00Z">
              <w:r>
                <w:rPr>
                  <w:rFonts w:ascii="Arial" w:hAnsi="Arial"/>
                  <w:i/>
                  <w:iCs/>
                </w:rPr>
                <w:t>Command prompt</w:t>
              </w:r>
            </w:ins>
            <w:ins w:id="361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62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fingerprint.py_IT-1_windows.bat</w:t>
              </w:r>
            </w:ins>
          </w:p>
          <w:p w14:paraId="4579CB91" w14:textId="77777777" w:rsidR="00A335C1" w:rsidRDefault="00A335C1" w:rsidP="00015383">
            <w:pPr>
              <w:pStyle w:val="H1bodytext"/>
              <w:spacing w:after="0"/>
              <w:ind w:left="0"/>
              <w:rPr>
                <w:ins w:id="363" w:author="Christian Hall" w:date="2020-02-04T12:32:00Z"/>
                <w:rFonts w:ascii="Arial" w:hAnsi="Arial"/>
                <w:i/>
                <w:iCs/>
              </w:rPr>
            </w:pPr>
          </w:p>
          <w:p w14:paraId="02F8B78C" w14:textId="7C9FB988" w:rsidR="00015383" w:rsidRDefault="00015383" w:rsidP="00470F32">
            <w:pPr>
              <w:pStyle w:val="H1bodytext"/>
              <w:spacing w:after="0"/>
              <w:ind w:left="0"/>
              <w:rPr>
                <w:ins w:id="364" w:author="Christian Hall" w:date="2020-02-04T12:40:00Z"/>
                <w:rFonts w:ascii="Arial" w:hAnsi="Arial"/>
                <w:i/>
                <w:iCs/>
              </w:rPr>
            </w:pPr>
            <w:ins w:id="365" w:author="Christian Hall" w:date="2020-02-04T12:32:00Z">
              <w:r>
                <w:rPr>
                  <w:rFonts w:ascii="Arial" w:hAnsi="Arial"/>
                  <w:i/>
                  <w:iCs/>
                </w:rPr>
                <w:t>Powershell</w:t>
              </w:r>
            </w:ins>
            <w:ins w:id="366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 xml:space="preserve"> (in mapped drive)</w:t>
              </w:r>
            </w:ins>
            <w:ins w:id="367" w:author="Christian Hall" w:date="2020-02-04T12:32:00Z">
              <w:r>
                <w:rPr>
                  <w:rFonts w:ascii="Arial" w:hAnsi="Arial"/>
                  <w:i/>
                  <w:iCs/>
                </w:rPr>
                <w:t>: fingerprint.py_</w:t>
              </w:r>
            </w:ins>
            <w:ins w:id="368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IT-</w:t>
              </w:r>
            </w:ins>
            <w:ins w:id="369" w:author="Christian Hall" w:date="2020-02-04T12:40:00Z">
              <w:r w:rsidR="00A335C1">
                <w:rPr>
                  <w:rFonts w:ascii="Arial" w:hAnsi="Arial"/>
                  <w:i/>
                  <w:iCs/>
                </w:rPr>
                <w:t>1</w:t>
              </w:r>
            </w:ins>
            <w:ins w:id="370" w:author="Christian Hall" w:date="2020-02-04T12:38:00Z">
              <w:r w:rsidR="00A335C1">
                <w:rPr>
                  <w:rFonts w:ascii="Arial" w:hAnsi="Arial"/>
                  <w:i/>
                  <w:iCs/>
                </w:rPr>
                <w:t>_windows.bat</w:t>
              </w:r>
            </w:ins>
          </w:p>
          <w:p w14:paraId="03A971D4" w14:textId="77777777" w:rsidR="00A335C1" w:rsidRDefault="00A335C1" w:rsidP="00470F32">
            <w:pPr>
              <w:pStyle w:val="H1bodytext"/>
              <w:spacing w:after="0"/>
              <w:ind w:left="0"/>
              <w:rPr>
                <w:ins w:id="371" w:author="Christian Hall" w:date="2020-02-04T12:38:00Z"/>
                <w:rFonts w:ascii="Arial" w:hAnsi="Arial"/>
                <w:i/>
                <w:iCs/>
              </w:rPr>
            </w:pPr>
          </w:p>
          <w:p w14:paraId="48CB058D" w14:textId="77777777" w:rsidR="00A335C1" w:rsidRDefault="00A335C1" w:rsidP="00470F32">
            <w:pPr>
              <w:pStyle w:val="H1bodytext"/>
              <w:spacing w:after="0"/>
              <w:ind w:left="0"/>
              <w:rPr>
                <w:ins w:id="372" w:author="Christian Hall" w:date="2020-02-04T12:38:00Z"/>
                <w:rFonts w:ascii="Arial" w:hAnsi="Arial"/>
                <w:i/>
                <w:iCs/>
              </w:rPr>
            </w:pPr>
            <w:ins w:id="373" w:author="Christian Hall" w:date="2020-02-04T12:38:00Z">
              <w:r>
                <w:rPr>
                  <w:rFonts w:ascii="Arial" w:hAnsi="Arial"/>
                  <w:i/>
                  <w:iCs/>
                </w:rPr>
                <w:t>Git Bash (no mapped drive):</w:t>
              </w:r>
            </w:ins>
          </w:p>
          <w:p w14:paraId="44996C51" w14:textId="4785B532" w:rsidR="00A335C1" w:rsidRDefault="00A335C1" w:rsidP="00470F32">
            <w:pPr>
              <w:pStyle w:val="H1bodytext"/>
              <w:spacing w:after="0"/>
              <w:ind w:left="0"/>
              <w:rPr>
                <w:ins w:id="374" w:author="Christian Hall" w:date="2020-02-04T12:38:00Z"/>
                <w:rFonts w:ascii="Arial" w:hAnsi="Arial"/>
                <w:i/>
                <w:iCs/>
              </w:rPr>
            </w:pPr>
            <w:ins w:id="375" w:author="Christian Hall" w:date="2020-02-04T12:38:00Z">
              <w:r>
                <w:rPr>
                  <w:rFonts w:ascii="Arial" w:hAnsi="Arial"/>
                  <w:i/>
                  <w:iCs/>
                </w:rPr>
                <w:t xml:space="preserve">cd </w:t>
              </w:r>
            </w:ins>
            <w:ins w:id="376" w:author="Christian Hall" w:date="2020-02-04T12:39:00Z">
              <w:r>
                <w:rPr>
                  <w:rFonts w:ascii="Arial" w:hAnsi="Arial"/>
                  <w:i/>
                  <w:iCs/>
                </w:rPr>
                <w:t>//olive/backups/CAVE/CA-CIE-Tools-TestEnv/fingerprint_test</w:t>
              </w:r>
            </w:ins>
          </w:p>
          <w:p w14:paraId="23AC8E18" w14:textId="57637ABC" w:rsidR="00A335C1" w:rsidRDefault="00A335C1" w:rsidP="00470F32">
            <w:pPr>
              <w:pStyle w:val="H1bodytext"/>
              <w:spacing w:after="0"/>
              <w:ind w:left="0"/>
              <w:rPr>
                <w:ins w:id="377" w:author="Christian Hall" w:date="2020-02-04T12:32:00Z"/>
                <w:rFonts w:ascii="Arial" w:hAnsi="Arial"/>
                <w:i/>
                <w:iCs/>
              </w:rPr>
            </w:pPr>
            <w:ins w:id="378" w:author="Christian Hall" w:date="2020-02-04T12:38:00Z">
              <w:r>
                <w:rPr>
                  <w:rFonts w:ascii="Arial" w:hAnsi="Arial"/>
                  <w:i/>
                  <w:iCs/>
                </w:rPr>
                <w:t>./fingerprint.py</w:t>
              </w:r>
            </w:ins>
            <w:ins w:id="379" w:author="Christian Hall" w:date="2020-02-04T12:40:00Z">
              <w:r>
                <w:rPr>
                  <w:rFonts w:ascii="Arial" w:hAnsi="Arial"/>
                  <w:i/>
                  <w:iCs/>
                </w:rPr>
                <w:t>_IT-1_windows.sh</w:t>
              </w:r>
            </w:ins>
          </w:p>
          <w:p w14:paraId="58FD8285" w14:textId="3230534E" w:rsidR="00015383" w:rsidRPr="00015383" w:rsidRDefault="00015383" w:rsidP="00470F32">
            <w:pPr>
              <w:pStyle w:val="H1bodytext"/>
              <w:spacing w:after="0"/>
              <w:ind w:left="0"/>
              <w:rPr>
                <w:ins w:id="380" w:author="Christian Hall" w:date="2020-02-04T12:32:00Z"/>
                <w:rFonts w:ascii="Arial" w:hAnsi="Arial"/>
                <w:i/>
                <w:iCs/>
                <w:rPrChange w:id="381" w:author="Christian Hall" w:date="2020-02-04T12:32:00Z">
                  <w:rPr>
                    <w:ins w:id="382" w:author="Christian Hall" w:date="2020-02-04T12:32:00Z"/>
                    <w:rFonts w:ascii="Arial" w:hAnsi="Arial"/>
                    <w:i/>
                    <w:iCs/>
                    <w:highlight w:val="yellow"/>
                  </w:rPr>
                </w:rPrChange>
              </w:rPr>
            </w:pPr>
          </w:p>
        </w:tc>
      </w:tr>
      <w:tr w:rsidR="00FB4F59" w:rsidRPr="000916B2" w14:paraId="674A1AE2" w14:textId="77777777" w:rsidTr="00C84126">
        <w:trPr>
          <w:cantSplit/>
          <w:trHeight w:val="755"/>
        </w:trPr>
        <w:tc>
          <w:tcPr>
            <w:tcW w:w="2359" w:type="dxa"/>
            <w:vMerge/>
            <w:vAlign w:val="center"/>
          </w:tcPr>
          <w:p w14:paraId="7BBBB27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BB81B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436" w:type="dxa"/>
            <w:vAlign w:val="center"/>
          </w:tcPr>
          <w:p w14:paraId="366BF95C" w14:textId="39E51AC6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83" w:author="Christian Hall" w:date="2020-02-04T10:25:00Z">
              <w:r w:rsidDel="00A04711">
                <w:rPr>
                  <w:rFonts w:ascii="Arial" w:hAnsi="Arial"/>
                </w:rPr>
                <w:delText>Pass</w:delText>
              </w:r>
            </w:del>
            <w:ins w:id="384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1D728450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20F62F7D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F888AA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Fingerprint</w:t>
            </w:r>
            <w:r>
              <w:rPr>
                <w:rFonts w:ascii="Arial" w:hAnsi="Arial"/>
              </w:rPr>
              <w:t>er</w:t>
            </w:r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436" w:type="dxa"/>
            <w:vAlign w:val="center"/>
          </w:tcPr>
          <w:p w14:paraId="543C0401" w14:textId="57BC4CCA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del w:id="385" w:author="Christian Hall" w:date="2020-02-04T10:25:00Z">
              <w:r w:rsidDel="007B17D8">
                <w:rPr>
                  <w:rFonts w:ascii="Arial" w:hAnsi="Arial"/>
                </w:rPr>
                <w:delText>Pass</w:delText>
              </w:r>
            </w:del>
            <w:ins w:id="386" w:author="Christian Hall" w:date="2020-02-04T13:12:00Z">
              <w:r w:rsidR="00A365F0">
                <w:rPr>
                  <w:rFonts w:ascii="Arial" w:hAnsi="Arial"/>
                </w:rPr>
                <w:t>Pass</w:t>
              </w:r>
            </w:ins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[Testing_Directory]</w:t>
            </w:r>
            <w:r>
              <w:rPr>
                <w:rFonts w:ascii="Arial" w:hAnsi="Arial"/>
                <w:i/>
                <w:iCs/>
              </w:rPr>
              <w:t>/fingerprint_test</w:t>
            </w:r>
          </w:p>
        </w:tc>
      </w:tr>
      <w:tr w:rsidR="00FB4F59" w:rsidRPr="000916B2" w14:paraId="37DC0288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0257C3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7721" w:type="dxa"/>
            <w:gridSpan w:val="2"/>
            <w:vAlign w:val="center"/>
          </w:tcPr>
          <w:p w14:paraId="491AF97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E59FC2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D2AB7A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436" w:type="dxa"/>
            <w:vAlign w:val="center"/>
          </w:tcPr>
          <w:p w14:paraId="5AD4AC4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C84126">
        <w:trPr>
          <w:cantSplit/>
          <w:trHeight w:val="917"/>
        </w:trPr>
        <w:tc>
          <w:tcPr>
            <w:tcW w:w="2359" w:type="dxa"/>
            <w:vMerge w:val="restart"/>
            <w:vAlign w:val="center"/>
          </w:tcPr>
          <w:p w14:paraId="1A9F461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7721" w:type="dxa"/>
            <w:gridSpan w:val="2"/>
            <w:vAlign w:val="center"/>
          </w:tcPr>
          <w:p w14:paraId="6B504FB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C84126">
        <w:trPr>
          <w:cantSplit/>
          <w:trHeight w:val="2015"/>
        </w:trPr>
        <w:tc>
          <w:tcPr>
            <w:tcW w:w="2359" w:type="dxa"/>
            <w:vMerge/>
            <w:vAlign w:val="center"/>
          </w:tcPr>
          <w:p w14:paraId="00D79E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6AE1792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436" w:type="dxa"/>
            <w:vAlign w:val="center"/>
          </w:tcPr>
          <w:p w14:paraId="6198101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F3DB5D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7721" w:type="dxa"/>
            <w:gridSpan w:val="2"/>
            <w:vAlign w:val="center"/>
          </w:tcPr>
          <w:p w14:paraId="5D74CB1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 w:rsidRPr="00EF5526">
              <w:rPr>
                <w:rFonts w:ascii="Arial" w:hAnsi="Arial"/>
                <w:i/>
                <w:iCs/>
              </w:rPr>
              <w:t>testfile</w:t>
            </w:r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3272BA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7657BD7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C84126">
        <w:trPr>
          <w:cantSplit/>
          <w:trHeight w:val="1430"/>
        </w:trPr>
        <w:tc>
          <w:tcPr>
            <w:tcW w:w="2359" w:type="dxa"/>
            <w:vMerge/>
            <w:vAlign w:val="center"/>
          </w:tcPr>
          <w:p w14:paraId="2D8E00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BB4AEE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436" w:type="dxa"/>
            <w:vAlign w:val="center"/>
          </w:tcPr>
          <w:p w14:paraId="46B8168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C84126">
        <w:trPr>
          <w:cantSplit/>
          <w:trHeight w:val="980"/>
        </w:trPr>
        <w:tc>
          <w:tcPr>
            <w:tcW w:w="2359" w:type="dxa"/>
            <w:vMerge w:val="restart"/>
            <w:vAlign w:val="center"/>
          </w:tcPr>
          <w:p w14:paraId="53A2BADB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7721" w:type="dxa"/>
            <w:gridSpan w:val="2"/>
            <w:vAlign w:val="center"/>
          </w:tcPr>
          <w:p w14:paraId="24E740B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r>
              <w:rPr>
                <w:rFonts w:ascii="Arial" w:hAnsi="Arial"/>
                <w:i/>
                <w:iCs/>
              </w:rPr>
              <w:t xml:space="preserve">testfile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5E367D3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B6E345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C84126">
        <w:trPr>
          <w:cantSplit/>
          <w:trHeight w:val="728"/>
        </w:trPr>
        <w:tc>
          <w:tcPr>
            <w:tcW w:w="2359" w:type="dxa"/>
            <w:vMerge/>
            <w:vAlign w:val="center"/>
          </w:tcPr>
          <w:p w14:paraId="2C8C69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1B6D0A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</w:t>
            </w:r>
          </w:p>
        </w:tc>
      </w:tr>
      <w:tr w:rsidR="00FB4F59" w:rsidRPr="000916B2" w14:paraId="797DE5DC" w14:textId="77777777" w:rsidTr="00C84126">
        <w:trPr>
          <w:cantSplit/>
          <w:trHeight w:val="980"/>
        </w:trPr>
        <w:tc>
          <w:tcPr>
            <w:tcW w:w="2359" w:type="dxa"/>
            <w:vMerge/>
            <w:vAlign w:val="center"/>
          </w:tcPr>
          <w:p w14:paraId="0BB95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5F8D06B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C84126">
        <w:trPr>
          <w:cantSplit/>
          <w:trHeight w:val="1610"/>
        </w:trPr>
        <w:tc>
          <w:tcPr>
            <w:tcW w:w="2359" w:type="dxa"/>
            <w:vMerge/>
            <w:vAlign w:val="center"/>
          </w:tcPr>
          <w:p w14:paraId="6DE8271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E30E5C9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436" w:type="dxa"/>
            <w:vAlign w:val="center"/>
          </w:tcPr>
          <w:p w14:paraId="7E07333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C84126">
        <w:trPr>
          <w:cantSplit/>
          <w:trHeight w:val="800"/>
        </w:trPr>
        <w:tc>
          <w:tcPr>
            <w:tcW w:w="2359" w:type="dxa"/>
            <w:vMerge w:val="restart"/>
            <w:vAlign w:val="center"/>
          </w:tcPr>
          <w:p w14:paraId="170C4A6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7721" w:type="dxa"/>
            <w:gridSpan w:val="2"/>
            <w:vAlign w:val="center"/>
          </w:tcPr>
          <w:p w14:paraId="4D8E6825" w14:textId="44CFFCB0" w:rsidR="00FB4F59" w:rsidRPr="000916B2" w:rsidRDefault="007827F6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ins w:id="387" w:author="Christian Hall" w:date="2020-02-04T10:55:00Z">
              <w:r>
                <w:rPr>
                  <w:rFonts w:ascii="Arial" w:hAnsi="Arial"/>
                  <w:i/>
                  <w:iCs/>
                </w:rPr>
                <w:t>Copy a fourth file “testfile.txt”</w:t>
              </w:r>
            </w:ins>
            <w:ins w:id="388" w:author="Christian Hall" w:date="2020-02-04T10:56:00Z">
              <w:r>
                <w:rPr>
                  <w:rFonts w:ascii="Arial" w:hAnsi="Arial"/>
                  <w:i/>
                  <w:iCs/>
                </w:rPr>
                <w:t xml:space="preserve"> into the [Testing_Directory]</w:t>
              </w:r>
            </w:ins>
            <w:del w:id="389" w:author="Christian Hall" w:date="2020-02-04T10:55:00Z">
              <w:r w:rsidR="00FB4F59" w:rsidRPr="000916B2" w:rsidDel="007827F6">
                <w:rPr>
                  <w:rFonts w:ascii="Arial" w:hAnsi="Arial"/>
                  <w:i/>
                  <w:iCs/>
                </w:rPr>
                <w:delText>O</w:delText>
              </w:r>
            </w:del>
            <w:del w:id="390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 xml:space="preserve">pen 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testfile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-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C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opy</w:delText>
              </w:r>
              <w:r w:rsidR="00FB4F59" w:rsidDel="007827F6">
                <w:rPr>
                  <w:rFonts w:ascii="Arial" w:hAnsi="Arial"/>
                  <w:i/>
                  <w:iCs/>
                </w:rPr>
                <w:delText xml:space="preserve"> </w:delText>
              </w:r>
              <w:r w:rsidR="00FB4F59" w:rsidRPr="000916B2" w:rsidDel="007827F6">
                <w:rPr>
                  <w:rFonts w:ascii="Arial" w:hAnsi="Arial"/>
                  <w:i/>
                  <w:iCs/>
                </w:rPr>
                <w:delText>(</w:delText>
              </w:r>
            </w:del>
            <w:del w:id="391" w:author="Christian Hall" w:date="2020-02-04T10:54:00Z">
              <w:r w:rsidR="00FB4F59" w:rsidRPr="000916B2" w:rsidDel="007827F6">
                <w:rPr>
                  <w:rFonts w:ascii="Arial" w:hAnsi="Arial"/>
                  <w:i/>
                  <w:iCs/>
                </w:rPr>
                <w:delText>2</w:delText>
              </w:r>
            </w:del>
            <w:del w:id="392" w:author="Christian Hall" w:date="2020-02-04T10:56:00Z">
              <w:r w:rsidR="00FB4F59" w:rsidRPr="000916B2" w:rsidDel="007827F6">
                <w:rPr>
                  <w:rFonts w:ascii="Arial" w:hAnsi="Arial"/>
                  <w:i/>
                  <w:iCs/>
                </w:rPr>
                <w:delText>).txt in text editor.</w:delText>
              </w:r>
            </w:del>
          </w:p>
        </w:tc>
      </w:tr>
      <w:tr w:rsidR="007827F6" w:rsidRPr="000916B2" w14:paraId="5C779652" w14:textId="77777777" w:rsidTr="00C84126">
        <w:trPr>
          <w:cantSplit/>
          <w:trHeight w:val="800"/>
          <w:ins w:id="393" w:author="Christian Hall" w:date="2020-02-04T10:55:00Z"/>
        </w:trPr>
        <w:tc>
          <w:tcPr>
            <w:tcW w:w="2359" w:type="dxa"/>
            <w:vMerge/>
            <w:vAlign w:val="center"/>
          </w:tcPr>
          <w:p w14:paraId="6281D36B" w14:textId="77777777" w:rsidR="007827F6" w:rsidRDefault="007827F6" w:rsidP="00470F32">
            <w:pPr>
              <w:pStyle w:val="H1bodytext"/>
              <w:spacing w:after="0"/>
              <w:ind w:left="0"/>
              <w:jc w:val="center"/>
              <w:rPr>
                <w:ins w:id="394" w:author="Christian Hall" w:date="2020-02-04T10:55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9988D75" w14:textId="74E173C9" w:rsidR="007827F6" w:rsidRDefault="007827F6" w:rsidP="00470F32">
            <w:pPr>
              <w:pStyle w:val="H1bodytext"/>
              <w:spacing w:after="0"/>
              <w:ind w:left="0"/>
              <w:rPr>
                <w:ins w:id="395" w:author="Christian Hall" w:date="2020-02-04T10:55:00Z"/>
                <w:rFonts w:ascii="Arial" w:hAnsi="Arial"/>
                <w:i/>
                <w:iCs/>
              </w:rPr>
            </w:pPr>
            <w:ins w:id="396" w:author="Christian Hall" w:date="2020-02-04T10:56:00Z">
              <w:r>
                <w:rPr>
                  <w:rFonts w:ascii="Arial" w:hAnsi="Arial"/>
                  <w:i/>
                  <w:iCs/>
                </w:rPr>
                <w:t>O</w:t>
              </w:r>
            </w:ins>
            <w:ins w:id="397" w:author="Christian Hall" w:date="2020-02-04T10:55:00Z">
              <w:r w:rsidRPr="000916B2">
                <w:rPr>
                  <w:rFonts w:ascii="Arial" w:hAnsi="Arial"/>
                  <w:i/>
                  <w:iCs/>
                </w:rPr>
                <w:t xml:space="preserve">pen </w:t>
              </w:r>
              <w:r>
                <w:rPr>
                  <w:rFonts w:ascii="Arial" w:hAnsi="Arial"/>
                  <w:i/>
                  <w:iCs/>
                </w:rPr>
                <w:t xml:space="preserve">testfile </w:t>
              </w:r>
              <w:r w:rsidRPr="000916B2">
                <w:rPr>
                  <w:rFonts w:ascii="Arial" w:hAnsi="Arial"/>
                  <w:i/>
                  <w:iCs/>
                </w:rPr>
                <w:t>-</w:t>
              </w:r>
              <w:r>
                <w:rPr>
                  <w:rFonts w:ascii="Arial" w:hAnsi="Arial"/>
                  <w:i/>
                  <w:iCs/>
                </w:rPr>
                <w:t xml:space="preserve"> C</w:t>
              </w:r>
              <w:r w:rsidRPr="000916B2">
                <w:rPr>
                  <w:rFonts w:ascii="Arial" w:hAnsi="Arial"/>
                  <w:i/>
                  <w:iCs/>
                </w:rPr>
                <w:t>opy</w:t>
              </w:r>
              <w:r>
                <w:rPr>
                  <w:rFonts w:ascii="Arial" w:hAnsi="Arial"/>
                  <w:i/>
                  <w:iCs/>
                </w:rPr>
                <w:t xml:space="preserve"> </w:t>
              </w:r>
              <w:r w:rsidRPr="000916B2">
                <w:rPr>
                  <w:rFonts w:ascii="Arial" w:hAnsi="Arial"/>
                  <w:i/>
                  <w:iCs/>
                </w:rPr>
                <w:t>(</w:t>
              </w:r>
              <w:r>
                <w:rPr>
                  <w:rFonts w:ascii="Arial" w:hAnsi="Arial"/>
                  <w:i/>
                  <w:iCs/>
                </w:rPr>
                <w:t>3</w:t>
              </w:r>
              <w:r w:rsidRPr="000916B2">
                <w:rPr>
                  <w:rFonts w:ascii="Arial" w:hAnsi="Arial"/>
                  <w:i/>
                  <w:iCs/>
                </w:rPr>
                <w:t>).txt in text editor</w:t>
              </w:r>
            </w:ins>
          </w:p>
        </w:tc>
      </w:tr>
      <w:tr w:rsidR="00FB4F59" w:rsidRPr="000916B2" w14:paraId="59D25896" w14:textId="77777777" w:rsidTr="00C84126">
        <w:trPr>
          <w:cantSplit/>
          <w:trHeight w:val="710"/>
        </w:trPr>
        <w:tc>
          <w:tcPr>
            <w:tcW w:w="2359" w:type="dxa"/>
            <w:vMerge/>
            <w:vAlign w:val="center"/>
          </w:tcPr>
          <w:p w14:paraId="4A2E226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6EAD3F5" w14:textId="56475DAB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</w:t>
            </w:r>
            <w:ins w:id="398" w:author="Christian Hall" w:date="2020-02-04T10:58:00Z">
              <w:r w:rsidR="007827F6">
                <w:rPr>
                  <w:rFonts w:ascii="Arial" w:hAnsi="Arial"/>
                  <w:i/>
                  <w:iCs/>
                </w:rPr>
                <w:t>e or other new text somewhere in the file.</w:t>
              </w:r>
            </w:ins>
            <w:del w:id="399" w:author="Christian Hall" w:date="2020-02-04T10:58:00Z">
              <w:r w:rsidRPr="000916B2" w:rsidDel="007827F6">
                <w:rPr>
                  <w:rFonts w:ascii="Arial" w:hAnsi="Arial"/>
                  <w:i/>
                  <w:iCs/>
                </w:rPr>
                <w:delText>e somewhere in the file.</w:delText>
              </w:r>
            </w:del>
          </w:p>
        </w:tc>
      </w:tr>
      <w:tr w:rsidR="00FB4F59" w:rsidRPr="000916B2" w14:paraId="1B35FB95" w14:textId="77777777" w:rsidTr="00C84126">
        <w:trPr>
          <w:cantSplit/>
          <w:trHeight w:val="692"/>
        </w:trPr>
        <w:tc>
          <w:tcPr>
            <w:tcW w:w="2359" w:type="dxa"/>
            <w:vMerge/>
            <w:vAlign w:val="center"/>
          </w:tcPr>
          <w:p w14:paraId="759D529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F779FB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Save file (i.e. change datestamp of file).</w:t>
            </w:r>
          </w:p>
        </w:tc>
      </w:tr>
      <w:tr w:rsidR="00FB4F59" w:rsidRPr="000916B2" w14:paraId="4A6E53C3" w14:textId="77777777" w:rsidTr="00C84126">
        <w:trPr>
          <w:cantSplit/>
          <w:trHeight w:val="827"/>
        </w:trPr>
        <w:tc>
          <w:tcPr>
            <w:tcW w:w="2359" w:type="dxa"/>
            <w:vMerge/>
            <w:vAlign w:val="center"/>
          </w:tcPr>
          <w:p w14:paraId="01013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5E951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05902AE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06C9FA65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5268D05B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400" w:author="Christian Hall" w:date="2020-02-04T10:54:00Z"/>
                <w:rFonts w:ascii="Arial" w:hAnsi="Arial"/>
              </w:rPr>
            </w:pPr>
            <w:del w:id="401" w:author="Christian Hall" w:date="2020-02-04T10:55:00Z">
              <w:r w:rsidRPr="004F4866" w:rsidDel="007827F6">
                <w:rPr>
                  <w:rFonts w:ascii="Arial" w:hAnsi="Arial"/>
                </w:rPr>
                <w:delText xml:space="preserve"> </w:delText>
              </w:r>
            </w:del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</w:p>
          <w:p w14:paraId="0D663372" w14:textId="0084EE43" w:rsidR="007827F6" w:rsidRPr="000916B2" w:rsidRDefault="007827F6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ins w:id="402" w:author="Christian Hall" w:date="2020-02-04T10:54:00Z">
              <w:r>
                <w:rPr>
                  <w:rFonts w:ascii="Arial" w:hAnsi="Arial"/>
                </w:rPr>
                <w:t>testfile - Copy(</w:t>
              </w:r>
            </w:ins>
            <w:ins w:id="403" w:author="Christian Hall" w:date="2020-02-04T10:55:00Z">
              <w:r>
                <w:rPr>
                  <w:rFonts w:ascii="Arial" w:hAnsi="Arial"/>
                </w:rPr>
                <w:t>2</w:t>
              </w:r>
            </w:ins>
            <w:ins w:id="404" w:author="Christian Hall" w:date="2020-02-04T10:54:00Z">
              <w:r>
                <w:rPr>
                  <w:rFonts w:ascii="Arial" w:hAnsi="Arial"/>
                </w:rPr>
                <w:t>).t</w:t>
              </w:r>
            </w:ins>
            <w:ins w:id="405" w:author="Christian Hall" w:date="2020-02-04T10:55:00Z">
              <w:r>
                <w:rPr>
                  <w:rFonts w:ascii="Arial" w:hAnsi="Arial"/>
                </w:rPr>
                <w:t>xt</w:t>
              </w:r>
            </w:ins>
          </w:p>
        </w:tc>
        <w:tc>
          <w:tcPr>
            <w:tcW w:w="2436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C84126">
        <w:trPr>
          <w:cantSplit/>
          <w:trHeight w:val="1358"/>
        </w:trPr>
        <w:tc>
          <w:tcPr>
            <w:tcW w:w="2359" w:type="dxa"/>
            <w:vMerge/>
            <w:vAlign w:val="center"/>
          </w:tcPr>
          <w:p w14:paraId="3F18E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951C1B5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17FB3404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57454C">
              <w:rPr>
                <w:rFonts w:ascii="Arial" w:hAnsi="Arial"/>
              </w:rPr>
              <w:t xml:space="preserve"> - Copy (</w:t>
            </w:r>
            <w:ins w:id="406" w:author="Christian Hall" w:date="2020-02-04T10:55:00Z">
              <w:r w:rsidR="007827F6">
                <w:rPr>
                  <w:rFonts w:ascii="Arial" w:hAnsi="Arial"/>
                </w:rPr>
                <w:t>3</w:t>
              </w:r>
            </w:ins>
            <w:del w:id="407" w:author="Christian Hall" w:date="2020-02-04T10:55:00Z">
              <w:r w:rsidRPr="0057454C" w:rsidDel="007827F6">
                <w:rPr>
                  <w:rFonts w:ascii="Arial" w:hAnsi="Arial"/>
                </w:rPr>
                <w:delText>2</w:delText>
              </w:r>
            </w:del>
            <w:r w:rsidRPr="0057454C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43EAAFC7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C84126">
        <w:trPr>
          <w:cantSplit/>
          <w:trHeight w:val="956"/>
        </w:trPr>
        <w:tc>
          <w:tcPr>
            <w:tcW w:w="2359" w:type="dxa"/>
            <w:vMerge w:val="restart"/>
            <w:vAlign w:val="center"/>
          </w:tcPr>
          <w:p w14:paraId="7706A7B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7721" w:type="dxa"/>
            <w:gridSpan w:val="2"/>
            <w:vAlign w:val="center"/>
          </w:tcPr>
          <w:p w14:paraId="555D2E1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a compressed (zipped) file named “fingerprint_test.zip” and add the contents of the fingerprint_test directory.</w:t>
            </w:r>
          </w:p>
        </w:tc>
      </w:tr>
      <w:tr w:rsidR="00FB4F59" w:rsidRPr="000916B2" w14:paraId="4322ED6F" w14:textId="77777777" w:rsidTr="00C84126">
        <w:trPr>
          <w:cantSplit/>
          <w:trHeight w:val="956"/>
        </w:trPr>
        <w:tc>
          <w:tcPr>
            <w:tcW w:w="2359" w:type="dxa"/>
            <w:vMerge/>
            <w:vAlign w:val="center"/>
          </w:tcPr>
          <w:p w14:paraId="793CC5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2B6AEA9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C84126">
        <w:trPr>
          <w:cantSplit/>
          <w:trHeight w:val="1223"/>
        </w:trPr>
        <w:tc>
          <w:tcPr>
            <w:tcW w:w="2359" w:type="dxa"/>
            <w:vMerge/>
            <w:vAlign w:val="center"/>
          </w:tcPr>
          <w:p w14:paraId="2DFB86A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2568970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436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C84126">
        <w:trPr>
          <w:cantSplit/>
          <w:trHeight w:val="890"/>
        </w:trPr>
        <w:tc>
          <w:tcPr>
            <w:tcW w:w="2359" w:type="dxa"/>
            <w:vMerge/>
            <w:vAlign w:val="center"/>
          </w:tcPr>
          <w:p w14:paraId="5FDD31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43AF1B6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Create the following new subdirectory in the fingerprint_test directory:</w:t>
            </w:r>
          </w:p>
          <w:p w14:paraId="2FBA54C5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C84126">
        <w:trPr>
          <w:cantSplit/>
          <w:trHeight w:val="800"/>
        </w:trPr>
        <w:tc>
          <w:tcPr>
            <w:tcW w:w="2359" w:type="dxa"/>
            <w:vMerge/>
            <w:vAlign w:val="center"/>
          </w:tcPr>
          <w:p w14:paraId="784425F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6970E3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C84126">
        <w:trPr>
          <w:cantSplit/>
          <w:trHeight w:val="908"/>
        </w:trPr>
        <w:tc>
          <w:tcPr>
            <w:tcW w:w="2359" w:type="dxa"/>
            <w:vMerge/>
            <w:vAlign w:val="center"/>
          </w:tcPr>
          <w:p w14:paraId="5810E31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1AE41D9B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C84126">
        <w:trPr>
          <w:cantSplit/>
          <w:trHeight w:val="900"/>
        </w:trPr>
        <w:tc>
          <w:tcPr>
            <w:tcW w:w="2359" w:type="dxa"/>
            <w:vMerge/>
            <w:vAlign w:val="center"/>
          </w:tcPr>
          <w:p w14:paraId="568DBB7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0F26E8E1" w14:textId="77777777" w:rsidR="00FB4F59" w:rsidRDefault="00FB4F59" w:rsidP="00470F32">
            <w:pPr>
              <w:pStyle w:val="H1bodytext"/>
              <w:spacing w:after="0"/>
              <w:ind w:left="0"/>
              <w:rPr>
                <w:ins w:id="408" w:author="Christian Hall" w:date="2020-02-04T11:16:00Z"/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</w:t>
            </w:r>
            <w:ins w:id="409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>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-6b</w:t>
            </w:r>
            <w:ins w:id="410" w:author="Christian Hall" w:date="2020-02-04T11:12:00Z">
              <w:r w:rsidR="00E737EA">
                <w:rPr>
                  <w:rFonts w:ascii="Arial" w:hAnsi="Arial"/>
                  <w:i/>
                  <w:iCs/>
                </w:rPr>
                <w:t>_fingerprint</w:t>
              </w:r>
            </w:ins>
            <w:r w:rsidRPr="000916B2">
              <w:rPr>
                <w:rFonts w:ascii="Arial" w:hAnsi="Arial"/>
                <w:i/>
                <w:iCs/>
              </w:rPr>
              <w:t xml:space="preserve">.txt </w:t>
            </w:r>
            <w:ins w:id="411" w:author="Christian Hall" w:date="2020-02-04T11:15:00Z">
              <w:r w:rsidR="00E737EA">
                <w:rPr>
                  <w:rFonts w:ascii="Arial" w:hAnsi="Arial"/>
                  <w:i/>
                  <w:iCs/>
                </w:rPr>
                <w:t>(since TC-5 has the unzipped folder inside of it as well, they will be different)</w:t>
              </w:r>
            </w:ins>
          </w:p>
          <w:p w14:paraId="1870F695" w14:textId="77777777" w:rsidR="00E737EA" w:rsidRDefault="00E737EA" w:rsidP="00470F32">
            <w:pPr>
              <w:pStyle w:val="H1bodytext"/>
              <w:spacing w:after="0"/>
              <w:ind w:left="0"/>
              <w:rPr>
                <w:ins w:id="412" w:author="Christian Hall" w:date="2020-02-04T11:16:00Z"/>
                <w:rFonts w:ascii="Arial" w:hAnsi="Arial"/>
              </w:rPr>
            </w:pPr>
          </w:p>
          <w:p w14:paraId="165D8B31" w14:textId="70ECD02C" w:rsidR="00E737EA" w:rsidRPr="00E737EA" w:rsidRDefault="00E737EA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ins w:id="413" w:author="Christian Hall" w:date="2020-02-04T11:16:00Z">
              <w:r>
                <w:rPr>
                  <w:rFonts w:ascii="Arial" w:hAnsi="Arial"/>
                </w:rPr>
                <w:t xml:space="preserve">Using </w:t>
              </w:r>
              <w:r>
                <w:rPr>
                  <w:rFonts w:ascii="Arial" w:hAnsi="Arial"/>
                  <w:i/>
                  <w:iCs/>
                </w:rPr>
                <w:t>fingerprint_TC-6b_fingerprint.txt</w:t>
              </w:r>
              <w:r>
                <w:rPr>
                  <w:rFonts w:ascii="Arial" w:hAnsi="Arial"/>
                </w:rPr>
                <w:t xml:space="preserve"> verify the following</w:t>
              </w:r>
            </w:ins>
          </w:p>
        </w:tc>
      </w:tr>
      <w:tr w:rsidR="00FB4F59" w:rsidRPr="000916B2" w14:paraId="1AF79144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3F26B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4B366EDB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6435826A" w14:textId="77777777" w:rsidR="00FB4F59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ins w:id="414" w:author="Christian Hall" w:date="2020-02-04T11:06:00Z"/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Copy.txt</w:t>
            </w:r>
            <w:del w:id="415" w:author="Christian Hall" w:date="2020-02-04T11:06:00Z">
              <w:r w:rsidRPr="000916B2" w:rsidDel="00E737EA">
                <w:rPr>
                  <w:rFonts w:ascii="Arial" w:hAnsi="Arial"/>
                </w:rPr>
                <w:delText xml:space="preserve"> </w:delText>
              </w:r>
            </w:del>
          </w:p>
          <w:p w14:paraId="0FAEA740" w14:textId="6A0A10FA" w:rsidR="00E737EA" w:rsidRPr="000916B2" w:rsidRDefault="00E737EA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ins w:id="416" w:author="Christian Hall" w:date="2020-02-04T11:06:00Z">
              <w:r>
                <w:rPr>
                  <w:rFonts w:ascii="Arial" w:hAnsi="Arial"/>
                </w:rPr>
                <w:t>testfile</w:t>
              </w:r>
              <w:r w:rsidRPr="004F4866">
                <w:rPr>
                  <w:rFonts w:ascii="Arial" w:hAnsi="Arial"/>
                </w:rPr>
                <w:t xml:space="preserve"> - Copy (2).txt</w:t>
              </w:r>
            </w:ins>
          </w:p>
        </w:tc>
        <w:tc>
          <w:tcPr>
            <w:tcW w:w="2436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C84126">
        <w:trPr>
          <w:cantSplit/>
          <w:trHeight w:val="1520"/>
        </w:trPr>
        <w:tc>
          <w:tcPr>
            <w:tcW w:w="2359" w:type="dxa"/>
            <w:vMerge/>
            <w:vAlign w:val="center"/>
          </w:tcPr>
          <w:p w14:paraId="268CA0F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7C08E817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1F3A44ED" w:rsidR="00FB4F59" w:rsidRPr="0057454C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 - Copy (</w:t>
            </w:r>
            <w:ins w:id="417" w:author="Christian Hall" w:date="2020-02-04T11:06:00Z">
              <w:r w:rsidR="00E737EA">
                <w:rPr>
                  <w:rFonts w:ascii="Arial" w:hAnsi="Arial"/>
                </w:rPr>
                <w:t>3</w:t>
              </w:r>
            </w:ins>
            <w:del w:id="418" w:author="Christian Hall" w:date="2020-02-04T11:06:00Z">
              <w:r w:rsidRPr="004F4866" w:rsidDel="00E737EA">
                <w:rPr>
                  <w:rFonts w:ascii="Arial" w:hAnsi="Arial"/>
                </w:rPr>
                <w:delText>2</w:delText>
              </w:r>
            </w:del>
            <w:r w:rsidRPr="004F4866">
              <w:rPr>
                <w:rFonts w:ascii="Arial" w:hAnsi="Arial"/>
              </w:rPr>
              <w:t>).txt</w:t>
            </w:r>
          </w:p>
        </w:tc>
        <w:tc>
          <w:tcPr>
            <w:tcW w:w="2436" w:type="dxa"/>
            <w:vAlign w:val="center"/>
          </w:tcPr>
          <w:p w14:paraId="71281C48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C84126" w:rsidRPr="000916B2" w14:paraId="2B7526A6" w14:textId="77777777" w:rsidTr="00C84126">
        <w:trPr>
          <w:cantSplit/>
          <w:trHeight w:val="728"/>
          <w:ins w:id="419" w:author="Christian Hall" w:date="2020-02-04T13:18:00Z"/>
        </w:trPr>
        <w:tc>
          <w:tcPr>
            <w:tcW w:w="2359" w:type="dxa"/>
            <w:vMerge w:val="restart"/>
            <w:vAlign w:val="center"/>
          </w:tcPr>
          <w:p w14:paraId="4F78E60D" w14:textId="13E1477D" w:rsidR="00C84126" w:rsidRPr="000916B2" w:rsidRDefault="00C84126" w:rsidP="00B507E7">
            <w:pPr>
              <w:pStyle w:val="H1bodytext"/>
              <w:spacing w:after="0"/>
              <w:ind w:left="0"/>
              <w:jc w:val="center"/>
              <w:rPr>
                <w:ins w:id="420" w:author="Christian Hall" w:date="2020-02-04T13:18:00Z"/>
                <w:rFonts w:ascii="Arial" w:hAnsi="Arial"/>
              </w:rPr>
            </w:pPr>
            <w:ins w:id="421" w:author="Christian Hall" w:date="2020-02-04T13:24:00Z">
              <w:r>
                <w:rPr>
                  <w:rFonts w:ascii="Arial" w:hAnsi="Arial"/>
                </w:rPr>
                <w:t>CACIE-fingerprint.py-TC-7</w:t>
              </w:r>
            </w:ins>
          </w:p>
        </w:tc>
        <w:tc>
          <w:tcPr>
            <w:tcW w:w="7721" w:type="dxa"/>
            <w:gridSpan w:val="2"/>
            <w:vAlign w:val="center"/>
          </w:tcPr>
          <w:p w14:paraId="62D89FBE" w14:textId="676BDC6F" w:rsidR="00C84126" w:rsidRDefault="00C84126">
            <w:pPr>
              <w:pStyle w:val="H1bodytext"/>
              <w:spacing w:after="0"/>
              <w:ind w:left="0"/>
              <w:rPr>
                <w:ins w:id="422" w:author="Christian Hall" w:date="2020-02-04T13:18:00Z"/>
                <w:rFonts w:ascii="Arial" w:hAnsi="Arial"/>
              </w:rPr>
              <w:pPrChange w:id="423" w:author="Sara Lindberg" w:date="2020-02-04T13:25:00Z">
                <w:pPr>
                  <w:pStyle w:val="H1bodytext"/>
                  <w:spacing w:after="0"/>
                  <w:ind w:left="900"/>
                </w:pPr>
              </w:pPrChange>
            </w:pPr>
            <w:ins w:id="424" w:author="Christian Hall" w:date="2020-02-04T13:24:00Z">
              <w:r w:rsidRPr="00426672"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[Testing_Directory]\fingerprint_test</w:t>
              </w:r>
            </w:ins>
          </w:p>
        </w:tc>
      </w:tr>
      <w:tr w:rsidR="00C84126" w:rsidRPr="000916B2" w14:paraId="67DEE174" w14:textId="77777777" w:rsidTr="00C84126">
        <w:trPr>
          <w:cantSplit/>
          <w:trHeight w:val="710"/>
          <w:ins w:id="425" w:author="Christian Hall" w:date="2020-02-04T13:24:00Z"/>
        </w:trPr>
        <w:tc>
          <w:tcPr>
            <w:tcW w:w="2359" w:type="dxa"/>
            <w:vMerge/>
            <w:vAlign w:val="center"/>
          </w:tcPr>
          <w:p w14:paraId="159D12A5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26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</w:tcPr>
          <w:p w14:paraId="3BE30C74" w14:textId="08B4A504" w:rsidR="00C84126" w:rsidRDefault="00C84126" w:rsidP="00B507E7">
            <w:pPr>
              <w:pStyle w:val="H1bodytext"/>
              <w:spacing w:after="0"/>
              <w:ind w:left="0"/>
              <w:rPr>
                <w:ins w:id="427" w:author="Christian Hall" w:date="2020-02-04T13:24:00Z"/>
                <w:rFonts w:ascii="Arial" w:hAnsi="Arial"/>
              </w:rPr>
            </w:pPr>
            <w:ins w:id="428" w:author="Christian Hall" w:date="2020-02-04T13:24:00Z">
              <w:r>
                <w:rPr>
                  <w:rFonts w:ascii="Arial" w:hAnsi="Arial"/>
                </w:rPr>
                <w:t>Enter the following command:</w:t>
              </w:r>
            </w:ins>
          </w:p>
          <w:p w14:paraId="64B3FC31" w14:textId="1061883F" w:rsidR="00C84126" w:rsidRDefault="00C84126" w:rsidP="00B507E7">
            <w:pPr>
              <w:pStyle w:val="H1bodytext"/>
              <w:spacing w:after="0"/>
              <w:ind w:left="900"/>
              <w:rPr>
                <w:ins w:id="429" w:author="Christian Hall" w:date="2020-02-04T13:24:00Z"/>
                <w:rFonts w:ascii="Arial" w:hAnsi="Arial"/>
              </w:rPr>
            </w:pPr>
            <w:ins w:id="430" w:author="Christian Hall" w:date="2020-02-04T13:24:00Z">
              <w:r>
                <w:rPr>
                  <w:rFonts w:ascii="Arial" w:hAnsi="Arial"/>
                </w:rPr>
                <w:t>./fingerprint.py_TC-7a.sh</w:t>
              </w:r>
            </w:ins>
          </w:p>
        </w:tc>
      </w:tr>
      <w:tr w:rsidR="00C84126" w:rsidRPr="000916B2" w14:paraId="32665D1E" w14:textId="77777777" w:rsidTr="00C84126">
        <w:trPr>
          <w:cantSplit/>
          <w:trHeight w:val="1520"/>
          <w:ins w:id="431" w:author="Christian Hall" w:date="2020-02-04T13:24:00Z"/>
        </w:trPr>
        <w:tc>
          <w:tcPr>
            <w:tcW w:w="2359" w:type="dxa"/>
            <w:vMerge/>
            <w:vAlign w:val="center"/>
          </w:tcPr>
          <w:p w14:paraId="62ED60AC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3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1C0F106E" w14:textId="77777777" w:rsidR="00C84126" w:rsidRDefault="00C84126" w:rsidP="00B507E7">
            <w:pPr>
              <w:pStyle w:val="H1bodytext"/>
              <w:spacing w:after="0"/>
              <w:ind w:left="0"/>
              <w:rPr>
                <w:ins w:id="433" w:author="Christian Hall" w:date="2020-02-04T13:24:00Z"/>
                <w:rFonts w:ascii="Arial" w:hAnsi="Arial"/>
              </w:rPr>
            </w:pPr>
            <w:ins w:id="434" w:author="Christian Hall" w:date="2020-02-04T13:24:00Z">
              <w:r>
                <w:rPr>
                  <w:rFonts w:ascii="Arial" w:hAnsi="Arial"/>
                </w:rPr>
                <w:t>Verify that two fingerprint files were produced:</w:t>
              </w:r>
            </w:ins>
          </w:p>
          <w:p w14:paraId="08F61F36" w14:textId="77777777" w:rsidR="00C84126" w:rsidRPr="00355E3E" w:rsidRDefault="00C84126" w:rsidP="00B507E7">
            <w:pPr>
              <w:pStyle w:val="H1bodytext"/>
              <w:numPr>
                <w:ilvl w:val="0"/>
                <w:numId w:val="13"/>
              </w:numPr>
              <w:spacing w:after="0"/>
              <w:rPr>
                <w:ins w:id="435" w:author="Christian Hall" w:date="2020-02-04T13:24:00Z"/>
                <w:rFonts w:ascii="Arial" w:hAnsi="Arial"/>
                <w:i/>
                <w:iCs/>
              </w:rPr>
            </w:pPr>
            <w:ins w:id="436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testlog/fingerprint.py_TC-7_fingerprintA.txt</w:t>
              </w:r>
            </w:ins>
          </w:p>
          <w:p w14:paraId="47A29634" w14:textId="65180686" w:rsidR="00C84126" w:rsidRDefault="00C84126" w:rsidP="00B507E7">
            <w:pPr>
              <w:pStyle w:val="H1bodytext"/>
              <w:spacing w:after="0"/>
              <w:ind w:left="0"/>
              <w:rPr>
                <w:ins w:id="437" w:author="Christian Hall" w:date="2020-02-04T13:24:00Z"/>
                <w:rFonts w:ascii="Arial" w:hAnsi="Arial"/>
              </w:rPr>
            </w:pPr>
            <w:ins w:id="438" w:author="Christian Hall" w:date="2020-02-04T13:24:00Z">
              <w:r w:rsidRPr="00355E3E">
                <w:rPr>
                  <w:rFonts w:ascii="Arial" w:hAnsi="Arial"/>
                  <w:i/>
                  <w:iCs/>
                </w:rPr>
                <w:t>testlog/fingerprint.py_TC-7_fingerprintB.txt</w:t>
              </w:r>
            </w:ins>
          </w:p>
        </w:tc>
        <w:tc>
          <w:tcPr>
            <w:tcW w:w="2436" w:type="dxa"/>
            <w:vAlign w:val="center"/>
          </w:tcPr>
          <w:p w14:paraId="43691C10" w14:textId="1BA22988" w:rsidR="00C84126" w:rsidRDefault="000B7FFE" w:rsidP="00B507E7">
            <w:pPr>
              <w:pStyle w:val="H1bodytext"/>
              <w:spacing w:after="0"/>
              <w:ind w:left="900"/>
              <w:rPr>
                <w:ins w:id="439" w:author="Christian Hall" w:date="2020-02-04T13:24:00Z"/>
                <w:rFonts w:ascii="Arial" w:hAnsi="Arial"/>
              </w:rPr>
            </w:pPr>
            <w:ins w:id="440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5B5FD458" w14:textId="77777777" w:rsidTr="00C84126">
        <w:trPr>
          <w:cantSplit/>
          <w:trHeight w:val="1520"/>
          <w:ins w:id="441" w:author="Christian Hall" w:date="2020-02-04T13:24:00Z"/>
        </w:trPr>
        <w:tc>
          <w:tcPr>
            <w:tcW w:w="2359" w:type="dxa"/>
            <w:vMerge/>
            <w:vAlign w:val="center"/>
          </w:tcPr>
          <w:p w14:paraId="482E8019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42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</w:tcPr>
          <w:p w14:paraId="3AF51B8B" w14:textId="06620F4F" w:rsidR="00C84126" w:rsidRDefault="00C84126" w:rsidP="00B507E7">
            <w:pPr>
              <w:pStyle w:val="H1bodytext"/>
              <w:spacing w:after="0"/>
              <w:ind w:left="0"/>
              <w:rPr>
                <w:ins w:id="443" w:author="Christian Hall" w:date="2020-02-04T13:24:00Z"/>
                <w:rFonts w:ascii="Arial" w:hAnsi="Arial"/>
              </w:rPr>
            </w:pPr>
            <w:ins w:id="444" w:author="Christian Hall" w:date="2020-02-04T13:24:00Z">
              <w:r>
                <w:rPr>
                  <w:rFonts w:ascii="Arial" w:hAnsi="Arial"/>
                </w:rPr>
                <w:t xml:space="preserve">Verify that the two hashes in </w:t>
              </w:r>
              <w:r w:rsidRPr="00355E3E">
                <w:rPr>
                  <w:rFonts w:ascii="Arial" w:hAnsi="Arial"/>
                  <w:i/>
                  <w:iCs/>
                </w:rPr>
                <w:t>testlog/fingerprint.py_TC-7_fingerprintB.txt</w:t>
              </w:r>
              <w:r>
                <w:rPr>
                  <w:rFonts w:ascii="Arial" w:hAnsi="Arial"/>
                </w:rPr>
                <w:t xml:space="preserve"> are identical to the hash in </w:t>
              </w:r>
              <w:r w:rsidRPr="00355E3E">
                <w:rPr>
                  <w:rFonts w:ascii="Arial" w:hAnsi="Arial"/>
                  <w:i/>
                  <w:iCs/>
                </w:rPr>
                <w:t>testlog/fingerprint.py_TC-7_fingerprintA.txt</w:t>
              </w:r>
              <w:r>
                <w:rPr>
                  <w:rFonts w:ascii="Arial" w:hAnsi="Arial"/>
                </w:rPr>
                <w:t xml:space="preserve"> labeled with the text “line section [0,1); 0-indexed”</w:t>
              </w:r>
            </w:ins>
          </w:p>
        </w:tc>
        <w:tc>
          <w:tcPr>
            <w:tcW w:w="2436" w:type="dxa"/>
            <w:vAlign w:val="center"/>
          </w:tcPr>
          <w:p w14:paraId="682E82E1" w14:textId="24395F4D" w:rsidR="00C84126" w:rsidRDefault="000B7FFE" w:rsidP="00B507E7">
            <w:pPr>
              <w:pStyle w:val="H1bodytext"/>
              <w:spacing w:after="0"/>
              <w:ind w:left="900"/>
              <w:rPr>
                <w:ins w:id="445" w:author="Christian Hall" w:date="2020-02-04T13:24:00Z"/>
                <w:rFonts w:ascii="Arial" w:hAnsi="Arial"/>
              </w:rPr>
            </w:pPr>
            <w:ins w:id="44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  <w:tr w:rsidR="00C84126" w:rsidRPr="000916B2" w14:paraId="14988A38" w14:textId="77777777" w:rsidTr="00C84126">
        <w:tblPrEx>
          <w:tblW w:w="0" w:type="auto"/>
          <w:tblPrExChange w:id="447" w:author="Christian Hall" w:date="2020-02-04T13:26:00Z">
            <w:tblPrEx>
              <w:tblW w:w="0" w:type="auto"/>
            </w:tblPrEx>
          </w:tblPrExChange>
        </w:tblPrEx>
        <w:trPr>
          <w:cantSplit/>
          <w:trHeight w:val="620"/>
          <w:ins w:id="448" w:author="Christian Hall" w:date="2020-02-04T13:24:00Z"/>
          <w:trPrChange w:id="449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 w:val="restart"/>
            <w:vAlign w:val="center"/>
            <w:tcPrChange w:id="450" w:author="Christian Hall" w:date="2020-02-04T13:26:00Z">
              <w:tcPr>
                <w:tcW w:w="2327" w:type="dxa"/>
                <w:vMerge w:val="restart"/>
                <w:vAlign w:val="center"/>
              </w:tcPr>
            </w:tcPrChange>
          </w:tcPr>
          <w:p w14:paraId="57E390F2" w14:textId="3AFB5279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51" w:author="Christian Hall" w:date="2020-02-04T13:24:00Z"/>
                <w:rFonts w:ascii="Arial" w:hAnsi="Arial"/>
              </w:rPr>
            </w:pPr>
            <w:ins w:id="452" w:author="Christian Hall" w:date="2020-02-04T13:24:00Z">
              <w:r>
                <w:rPr>
                  <w:rFonts w:ascii="Arial" w:hAnsi="Arial"/>
                </w:rPr>
                <w:t>CACIE-fingerprint.py TC-8</w:t>
              </w:r>
            </w:ins>
          </w:p>
        </w:tc>
        <w:tc>
          <w:tcPr>
            <w:tcW w:w="7721" w:type="dxa"/>
            <w:gridSpan w:val="2"/>
            <w:vAlign w:val="center"/>
            <w:tcPrChange w:id="453" w:author="Christian Hall" w:date="2020-02-04T13:26:00Z">
              <w:tcPr>
                <w:tcW w:w="7753" w:type="dxa"/>
                <w:gridSpan w:val="6"/>
                <w:vAlign w:val="center"/>
              </w:tcPr>
            </w:tcPrChange>
          </w:tcPr>
          <w:p w14:paraId="3814E4C1" w14:textId="2C374462" w:rsidR="00C84126" w:rsidRDefault="00C84126">
            <w:pPr>
              <w:pStyle w:val="H1bodytext"/>
              <w:spacing w:after="0"/>
              <w:ind w:left="0"/>
              <w:rPr>
                <w:ins w:id="454" w:author="Christian Hall" w:date="2020-02-04T13:24:00Z"/>
                <w:rFonts w:ascii="Arial" w:hAnsi="Arial"/>
              </w:rPr>
              <w:pPrChange w:id="455" w:author="Sara Lindberg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56" w:author="Christian Hall" w:date="2020-02-04T13:24:00Z">
              <w:r>
                <w:rPr>
                  <w:rFonts w:ascii="Arial" w:hAnsi="Arial"/>
                </w:rPr>
                <w:t xml:space="preserve">Navigate to </w:t>
              </w:r>
              <w:r w:rsidRPr="00426672">
                <w:rPr>
                  <w:rFonts w:ascii="Arial" w:hAnsi="Arial"/>
                  <w:i/>
                  <w:iCs/>
                </w:rPr>
                <w:t>[Testing_Directory]\fingerprint_test</w:t>
              </w:r>
            </w:ins>
          </w:p>
        </w:tc>
      </w:tr>
      <w:tr w:rsidR="00C84126" w:rsidRPr="000916B2" w14:paraId="5638A4FB" w14:textId="77777777" w:rsidTr="00C84126">
        <w:tblPrEx>
          <w:tblW w:w="0" w:type="auto"/>
          <w:tblPrExChange w:id="457" w:author="Christian Hall" w:date="2020-02-04T13:26:00Z">
            <w:tblPrEx>
              <w:tblW w:w="0" w:type="auto"/>
            </w:tblPrEx>
          </w:tblPrExChange>
        </w:tblPrEx>
        <w:trPr>
          <w:cantSplit/>
          <w:trHeight w:val="530"/>
          <w:ins w:id="458" w:author="Christian Hall" w:date="2020-02-04T13:24:00Z"/>
          <w:trPrChange w:id="459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60" w:author="Christian Hall" w:date="2020-02-04T13:26:00Z">
              <w:tcPr>
                <w:tcW w:w="2359" w:type="dxa"/>
                <w:gridSpan w:val="3"/>
                <w:vMerge/>
                <w:vAlign w:val="center"/>
              </w:tcPr>
            </w:tcPrChange>
          </w:tcPr>
          <w:p w14:paraId="208EB0A4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61" w:author="Christian Hall" w:date="2020-02-04T13:24:00Z"/>
                <w:rFonts w:ascii="Arial" w:hAnsi="Arial"/>
              </w:rPr>
            </w:pPr>
          </w:p>
        </w:tc>
        <w:tc>
          <w:tcPr>
            <w:tcW w:w="7721" w:type="dxa"/>
            <w:gridSpan w:val="2"/>
            <w:vAlign w:val="center"/>
            <w:tcPrChange w:id="462" w:author="Christian Hall" w:date="2020-02-04T13:26:00Z">
              <w:tcPr>
                <w:tcW w:w="7721" w:type="dxa"/>
                <w:gridSpan w:val="4"/>
                <w:vAlign w:val="center"/>
              </w:tcPr>
            </w:tcPrChange>
          </w:tcPr>
          <w:p w14:paraId="3988F556" w14:textId="29F881FE" w:rsidR="00C84126" w:rsidRDefault="00C84126">
            <w:pPr>
              <w:pStyle w:val="H1bodytext"/>
              <w:spacing w:after="0"/>
              <w:ind w:left="0"/>
              <w:rPr>
                <w:ins w:id="463" w:author="Christian Hall" w:date="2020-02-04T13:24:00Z"/>
                <w:rFonts w:ascii="Arial" w:hAnsi="Arial"/>
              </w:rPr>
              <w:pPrChange w:id="464" w:author="Sara Lindberg" w:date="2020-02-04T13:26:00Z">
                <w:pPr>
                  <w:pStyle w:val="H1bodytext"/>
                  <w:spacing w:after="0"/>
                  <w:ind w:left="900"/>
                </w:pPr>
              </w:pPrChange>
            </w:pPr>
            <w:ins w:id="465" w:author="Christian Hall" w:date="2020-02-04T13:24:00Z">
              <w:r>
                <w:rPr>
                  <w:rFonts w:ascii="Arial" w:hAnsi="Arial"/>
                </w:rPr>
                <w:t>Run the command ./fingerprint.py_TC-8.sh</w:t>
              </w:r>
            </w:ins>
          </w:p>
        </w:tc>
      </w:tr>
      <w:tr w:rsidR="00C84126" w:rsidRPr="000916B2" w14:paraId="351EBB40" w14:textId="77777777" w:rsidTr="00C84126">
        <w:tblPrEx>
          <w:tblW w:w="0" w:type="auto"/>
          <w:tblPrExChange w:id="466" w:author="Christian Hall" w:date="2020-02-04T13:26:00Z">
            <w:tblPrEx>
              <w:tblW w:w="0" w:type="auto"/>
            </w:tblPrEx>
          </w:tblPrExChange>
        </w:tblPrEx>
        <w:trPr>
          <w:cantSplit/>
          <w:trHeight w:val="800"/>
          <w:ins w:id="467" w:author="Christian Hall" w:date="2020-02-04T13:24:00Z"/>
          <w:trPrChange w:id="468" w:author="Christian Hall" w:date="2020-02-04T13:26:00Z">
            <w:trPr>
              <w:gridBefore w:val="1"/>
              <w:cantSplit/>
              <w:trHeight w:val="1520"/>
            </w:trPr>
          </w:trPrChange>
        </w:trPr>
        <w:tc>
          <w:tcPr>
            <w:tcW w:w="2359" w:type="dxa"/>
            <w:vMerge/>
            <w:vAlign w:val="center"/>
            <w:tcPrChange w:id="469" w:author="Christian Hall" w:date="2020-02-04T13:26:00Z">
              <w:tcPr>
                <w:tcW w:w="2359" w:type="dxa"/>
                <w:gridSpan w:val="3"/>
                <w:vMerge/>
                <w:vAlign w:val="center"/>
              </w:tcPr>
            </w:tcPrChange>
          </w:tcPr>
          <w:p w14:paraId="24EFCCCA" w14:textId="77777777" w:rsidR="00C84126" w:rsidRDefault="00C84126" w:rsidP="00B507E7">
            <w:pPr>
              <w:pStyle w:val="H1bodytext"/>
              <w:spacing w:after="0"/>
              <w:ind w:left="0"/>
              <w:jc w:val="center"/>
              <w:rPr>
                <w:ins w:id="470" w:author="Christian Hall" w:date="2020-02-04T13:24:00Z"/>
                <w:rFonts w:ascii="Arial" w:hAnsi="Arial"/>
              </w:rPr>
            </w:pPr>
          </w:p>
        </w:tc>
        <w:tc>
          <w:tcPr>
            <w:tcW w:w="5285" w:type="dxa"/>
            <w:vAlign w:val="center"/>
            <w:tcPrChange w:id="471" w:author="Christian Hall" w:date="2020-02-04T13:26:00Z">
              <w:tcPr>
                <w:tcW w:w="5285" w:type="dxa"/>
                <w:gridSpan w:val="2"/>
                <w:vAlign w:val="center"/>
              </w:tcPr>
            </w:tcPrChange>
          </w:tcPr>
          <w:p w14:paraId="1E9034A1" w14:textId="770259DE" w:rsidR="00C84126" w:rsidRDefault="00C84126" w:rsidP="00B507E7">
            <w:pPr>
              <w:pStyle w:val="H1bodytext"/>
              <w:spacing w:after="0"/>
              <w:ind w:left="0"/>
              <w:rPr>
                <w:ins w:id="472" w:author="Christian Hall" w:date="2020-02-04T13:24:00Z"/>
                <w:rFonts w:ascii="Arial" w:hAnsi="Arial"/>
              </w:rPr>
            </w:pPr>
            <w:ins w:id="473" w:author="Christian Hall" w:date="2020-02-04T13:24:00Z">
              <w:r>
                <w:rPr>
                  <w:rFonts w:ascii="Arial" w:hAnsi="Arial"/>
                </w:rPr>
                <w:t xml:space="preserve">Verify that the file </w:t>
              </w:r>
              <w:r w:rsidRPr="00816489">
                <w:rPr>
                  <w:rFonts w:ascii="Arial" w:hAnsi="Arial"/>
                </w:rPr>
                <w:t>testlog/fingerprint.py_TC-8.txt</w:t>
              </w:r>
              <w:r>
                <w:rPr>
                  <w:rFonts w:ascii="Arial" w:hAnsi="Arial"/>
                </w:rPr>
                <w:t xml:space="preserve"> contains two identical fingerprint reports</w:t>
              </w:r>
            </w:ins>
          </w:p>
        </w:tc>
        <w:tc>
          <w:tcPr>
            <w:tcW w:w="2436" w:type="dxa"/>
            <w:vAlign w:val="center"/>
            <w:tcPrChange w:id="474" w:author="Christian Hall" w:date="2020-02-04T13:26:00Z">
              <w:tcPr>
                <w:tcW w:w="2436" w:type="dxa"/>
                <w:gridSpan w:val="2"/>
                <w:vAlign w:val="center"/>
              </w:tcPr>
            </w:tcPrChange>
          </w:tcPr>
          <w:p w14:paraId="1D3FD6C3" w14:textId="4A3D9DEE" w:rsidR="00C84126" w:rsidRDefault="000B7FFE" w:rsidP="00B507E7">
            <w:pPr>
              <w:pStyle w:val="H1bodytext"/>
              <w:spacing w:after="0"/>
              <w:ind w:left="900"/>
              <w:rPr>
                <w:ins w:id="475" w:author="Christian Hall" w:date="2020-02-04T13:24:00Z"/>
                <w:rFonts w:ascii="Arial" w:hAnsi="Arial"/>
              </w:rPr>
            </w:pPr>
            <w:ins w:id="476" w:author="Christian Hall" w:date="2020-02-04T13:48:00Z">
              <w:r>
                <w:rPr>
                  <w:rFonts w:ascii="Arial" w:hAnsi="Arial"/>
                </w:rPr>
                <w:t>Pass</w:t>
              </w:r>
            </w:ins>
          </w:p>
        </w:tc>
      </w:tr>
    </w:tbl>
    <w:p w14:paraId="24F4DAE5" w14:textId="77777777" w:rsidR="008F6B68" w:rsidRPr="000916B2" w:rsidDel="00C30615" w:rsidRDefault="008F6B68">
      <w:pPr>
        <w:spacing w:after="160" w:line="259" w:lineRule="auto"/>
        <w:rPr>
          <w:del w:id="477" w:author="Christian Hall" w:date="2020-02-04T13:00:00Z"/>
        </w:rPr>
      </w:pPr>
      <w:del w:id="478" w:author="Christian Hall" w:date="2020-02-04T13:00:00Z">
        <w:r w:rsidRPr="000916B2" w:rsidDel="00C30615">
          <w:br w:type="page"/>
        </w:r>
      </w:del>
    </w:p>
    <w:p w14:paraId="51A5C889" w14:textId="27886E63" w:rsidR="009954A4" w:rsidRPr="000916B2" w:rsidDel="00C30615" w:rsidRDefault="009954A4" w:rsidP="008F6B68">
      <w:pPr>
        <w:jc w:val="center"/>
        <w:rPr>
          <w:del w:id="479" w:author="Christian Hall" w:date="2020-02-04T12:59:00Z"/>
        </w:rPr>
      </w:pPr>
    </w:p>
    <w:p w14:paraId="2FA53188" w14:textId="72B83B42" w:rsidR="00C30615" w:rsidDel="00C30615" w:rsidRDefault="00C40584">
      <w:pPr>
        <w:pStyle w:val="H1bodytext"/>
        <w:spacing w:after="120"/>
        <w:ind w:left="0"/>
        <w:rPr>
          <w:del w:id="480" w:author="Christian Hall" w:date="2020-02-04T13:00:00Z"/>
          <w:rFonts w:ascii="Arial" w:hAnsi="Arial" w:cs="Arial"/>
          <w:b/>
          <w:bCs/>
        </w:rPr>
        <w:pPrChange w:id="481" w:author="Christian Hall" w:date="2020-02-04T12:52:00Z">
          <w:pPr>
            <w:pStyle w:val="H1bodytext"/>
            <w:spacing w:after="120"/>
            <w:ind w:left="0"/>
            <w:jc w:val="center"/>
          </w:pPr>
        </w:pPrChange>
      </w:pPr>
      <w:bookmarkStart w:id="482" w:name="_Hlk11237718"/>
      <w:bookmarkStart w:id="483" w:name="_Hlk26873982"/>
      <w:del w:id="484" w:author="Christian Hall" w:date="2020-02-04T12:52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08E92C02" wp14:editId="0E37E6AA">
              <wp:extent cx="6400800" cy="6029325"/>
              <wp:effectExtent l="0" t="0" r="0" b="9525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3221"/>
                      <a:stretch/>
                    </pic:blipFill>
                    <pic:spPr bwMode="auto">
                      <a:xfrm>
                        <a:off x="0" y="0"/>
                        <a:ext cx="6400800" cy="6029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</w:p>
    <w:p w14:paraId="6A37E280" w14:textId="0517B937" w:rsidR="00C40584" w:rsidDel="00C30615" w:rsidRDefault="00005533">
      <w:pPr>
        <w:pStyle w:val="H1bodytext"/>
        <w:spacing w:after="120"/>
        <w:ind w:left="0"/>
        <w:rPr>
          <w:del w:id="485" w:author="Christian Hall" w:date="2020-02-04T13:00:00Z"/>
          <w:rFonts w:ascii="Arial" w:hAnsi="Arial" w:cs="Arial"/>
          <w:b/>
          <w:bCs/>
        </w:rPr>
        <w:pPrChange w:id="48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87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R="004F4866" w:rsidDel="00C30615">
          <w:rPr>
            <w:rFonts w:ascii="Arial" w:hAnsi="Arial" w:cs="Arial"/>
            <w:b/>
            <w:bCs/>
          </w:rPr>
          <w:delText>1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_linux Test Logs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67EB714B" w14:textId="7953B51A" w:rsidR="00C40584" w:rsidDel="00C30615" w:rsidRDefault="00C40584">
      <w:pPr>
        <w:pStyle w:val="H1bodytext"/>
        <w:spacing w:after="120"/>
        <w:ind w:left="0"/>
        <w:rPr>
          <w:del w:id="488" w:author="Christian Hall" w:date="2020-02-04T13:00:00Z"/>
          <w:rFonts w:ascii="Arial" w:hAnsi="Arial" w:cs="Arial"/>
          <w:b/>
          <w:bCs/>
        </w:rPr>
        <w:pPrChange w:id="48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0" w:author="Christian Hall" w:date="2020-02-04T12:59:00Z">
        <w:r w:rsidRPr="00C40584" w:rsidDel="00C30615">
          <w:rPr>
            <w:noProof/>
          </w:rPr>
          <w:drawing>
            <wp:inline distT="0" distB="0" distL="0" distR="0" wp14:anchorId="14F28237" wp14:editId="73945BE7">
              <wp:extent cx="6315075" cy="1847850"/>
              <wp:effectExtent l="0" t="0" r="9525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7177"/>
                      <a:stretch/>
                    </pic:blipFill>
                    <pic:spPr bwMode="auto">
                      <a:xfrm>
                        <a:off x="0" y="0"/>
                        <a:ext cx="6315075" cy="1847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del w:id="491" w:author="Christian Hall" w:date="2020-02-04T13:00:00Z">
        <w:r w:rsidRPr="00C40584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2</w:delText>
        </w:r>
        <w:r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Del="00C30615">
          <w:rPr>
            <w:rFonts w:ascii="Arial" w:hAnsi="Arial" w:cs="Arial"/>
            <w:b/>
            <w:bCs/>
          </w:rPr>
          <w:delText>f</w:delText>
        </w:r>
        <w:r w:rsidRPr="000916B2" w:rsidDel="00C30615">
          <w:rPr>
            <w:rFonts w:ascii="Arial" w:hAnsi="Arial" w:cs="Arial"/>
            <w:b/>
            <w:bCs/>
          </w:rPr>
          <w:delText>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IT</w:delText>
        </w:r>
        <w:r w:rsidRPr="000916B2" w:rsidDel="00C30615">
          <w:rPr>
            <w:rFonts w:ascii="Arial" w:hAnsi="Arial" w:cs="Arial"/>
            <w:b/>
            <w:bCs/>
          </w:rPr>
          <w:delText>-1</w:delText>
        </w:r>
        <w:r w:rsidDel="00C30615">
          <w:rPr>
            <w:rFonts w:ascii="Arial" w:hAnsi="Arial" w:cs="Arial"/>
            <w:b/>
            <w:bCs/>
          </w:rPr>
          <w:delText>_windows Test Logs (1 of 2)</w:delText>
        </w:r>
        <w:r w:rsidDel="00C30615">
          <w:rPr>
            <w:rFonts w:ascii="Arial" w:hAnsi="Arial" w:cs="Arial"/>
            <w:b/>
            <w:bCs/>
          </w:rPr>
          <w:br w:type="page"/>
        </w:r>
      </w:del>
    </w:p>
    <w:p w14:paraId="38E7D5EF" w14:textId="1B57A3CE" w:rsidR="004F4866" w:rsidDel="00C30615" w:rsidRDefault="004F4866">
      <w:pPr>
        <w:pStyle w:val="H1bodytext"/>
        <w:spacing w:after="120"/>
        <w:ind w:left="0"/>
        <w:rPr>
          <w:del w:id="492" w:author="Christian Hall" w:date="2020-02-04T13:00:00Z"/>
          <w:rFonts w:ascii="Arial" w:hAnsi="Arial" w:cs="Arial"/>
          <w:b/>
          <w:bCs/>
        </w:rPr>
        <w:pPrChange w:id="49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12CBC41E" w14:textId="0C33C4F8" w:rsidR="00C40584" w:rsidDel="00C30615" w:rsidRDefault="00C40584">
      <w:pPr>
        <w:pStyle w:val="H1bodytext"/>
        <w:spacing w:after="120"/>
        <w:ind w:left="0"/>
        <w:rPr>
          <w:del w:id="494" w:author="Christian Hall" w:date="2020-02-04T13:00:00Z"/>
          <w:rFonts w:ascii="Arial" w:hAnsi="Arial" w:cs="Arial"/>
          <w:b/>
          <w:bCs/>
        </w:rPr>
        <w:pPrChange w:id="49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6" w:author="Christian Hall" w:date="2020-02-04T12:59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74F837BD" wp14:editId="37CCF7F9">
              <wp:extent cx="5933973" cy="7261464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41" cy="726937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7502C0C" w14:textId="2F87651B" w:rsidR="00C40584" w:rsidDel="00C30615" w:rsidRDefault="00005533">
      <w:pPr>
        <w:pStyle w:val="H1bodytext"/>
        <w:spacing w:after="120"/>
        <w:ind w:left="0"/>
        <w:rPr>
          <w:del w:id="497" w:author="Christian Hall" w:date="2020-02-04T13:00:00Z"/>
          <w:rFonts w:ascii="Arial" w:hAnsi="Arial" w:cs="Arial"/>
          <w:b/>
          <w:bCs/>
        </w:rPr>
        <w:pPrChange w:id="49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49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4F4866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3</w:delText>
        </w:r>
        <w:r w:rsidR="004F4866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4F4866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IT</w:delText>
        </w:r>
        <w:r w:rsidR="004F4866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>_windows Test Logs</w:delText>
        </w:r>
        <w:r w:rsidR="00C40584" w:rsidDel="00C30615">
          <w:rPr>
            <w:rFonts w:ascii="Arial" w:hAnsi="Arial" w:cs="Arial"/>
            <w:b/>
            <w:bCs/>
          </w:rPr>
          <w:delText xml:space="preserve"> (2 of 2)</w:delText>
        </w:r>
        <w:r w:rsidR="00C40584" w:rsidDel="00C30615">
          <w:rPr>
            <w:rFonts w:ascii="Arial" w:hAnsi="Arial" w:cs="Arial"/>
            <w:b/>
            <w:bCs/>
          </w:rPr>
          <w:br w:type="page"/>
        </w:r>
      </w:del>
    </w:p>
    <w:p w14:paraId="09D34A42" w14:textId="783E9825" w:rsidR="004F4866" w:rsidDel="00C30615" w:rsidRDefault="00C40584">
      <w:pPr>
        <w:pStyle w:val="H1bodytext"/>
        <w:spacing w:after="120"/>
        <w:ind w:left="0"/>
        <w:rPr>
          <w:del w:id="500" w:author="Christian Hall" w:date="2020-02-04T13:00:00Z"/>
          <w:rFonts w:ascii="Arial" w:hAnsi="Arial" w:cs="Arial"/>
          <w:b/>
          <w:bCs/>
        </w:rPr>
        <w:pPrChange w:id="50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2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42F86F9A" wp14:editId="59498C9E">
              <wp:extent cx="6238875" cy="3009900"/>
              <wp:effectExtent l="0" t="0" r="9525" b="0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3009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56CE18A" w14:textId="3EB035CD" w:rsidR="008F6B68" w:rsidRPr="000916B2" w:rsidDel="00C30615" w:rsidRDefault="00005533">
      <w:pPr>
        <w:pStyle w:val="H1bodytext"/>
        <w:spacing w:after="120"/>
        <w:ind w:left="0"/>
        <w:rPr>
          <w:del w:id="503" w:author="Christian Hall" w:date="2020-02-04T13:00:00Z"/>
          <w:rFonts w:ascii="Arial" w:hAnsi="Arial" w:cs="Arial"/>
          <w:b/>
          <w:bCs/>
        </w:rPr>
        <w:pPrChange w:id="50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5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4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.  </w:delText>
        </w:r>
        <w:r w:rsidR="004F4866" w:rsidDel="00C30615">
          <w:rPr>
            <w:rFonts w:ascii="Arial" w:hAnsi="Arial" w:cs="Arial"/>
            <w:b/>
            <w:bCs/>
          </w:rPr>
          <w:delText>f</w:delText>
        </w:r>
        <w:r w:rsidR="004F4866" w:rsidRPr="000916B2" w:rsidDel="00C30615">
          <w:rPr>
            <w:rFonts w:ascii="Arial" w:hAnsi="Arial" w:cs="Arial"/>
            <w:b/>
            <w:bCs/>
          </w:rPr>
          <w:delText>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-1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bookmarkEnd w:id="482"/>
      </w:del>
    </w:p>
    <w:bookmarkEnd w:id="483"/>
    <w:p w14:paraId="0091837F" w14:textId="2C256785" w:rsidR="008F6B68" w:rsidRPr="000916B2" w:rsidDel="00C30615" w:rsidRDefault="00C40584">
      <w:pPr>
        <w:pStyle w:val="H1bodytext"/>
        <w:spacing w:after="120"/>
        <w:ind w:left="0"/>
        <w:rPr>
          <w:del w:id="506" w:author="Christian Hall" w:date="2020-02-04T13:00:00Z"/>
          <w:rFonts w:ascii="Arial" w:hAnsi="Arial" w:cs="Arial"/>
          <w:b/>
          <w:bCs/>
        </w:rPr>
        <w:pPrChange w:id="50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08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48A1C3F2" wp14:editId="3FF2BC26">
              <wp:extent cx="6276975" cy="4400550"/>
              <wp:effectExtent l="0" t="0" r="9525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76975" cy="440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A2E2F17" w14:textId="3F756000" w:rsidR="004F4866" w:rsidRPr="000916B2" w:rsidDel="00C30615" w:rsidRDefault="00005533">
      <w:pPr>
        <w:pStyle w:val="H1bodytext"/>
        <w:spacing w:after="120"/>
        <w:ind w:left="0"/>
        <w:rPr>
          <w:del w:id="509" w:author="Christian Hall" w:date="2020-02-04T13:00:00Z"/>
          <w:rFonts w:ascii="Arial" w:hAnsi="Arial" w:cs="Arial"/>
          <w:b/>
          <w:bCs/>
        </w:rPr>
        <w:pPrChange w:id="51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bookmarkStart w:id="511" w:name="_Hlk26870985"/>
      <w:del w:id="512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5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-2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</w:del>
    </w:p>
    <w:bookmarkEnd w:id="511"/>
    <w:p w14:paraId="04D63538" w14:textId="45D648C4" w:rsidR="008F6B68" w:rsidRPr="000916B2" w:rsidDel="00C30615" w:rsidRDefault="00C40584">
      <w:pPr>
        <w:pStyle w:val="H1bodytext"/>
        <w:spacing w:after="120"/>
        <w:ind w:left="0"/>
        <w:rPr>
          <w:del w:id="513" w:author="Christian Hall" w:date="2020-02-04T13:00:00Z"/>
          <w:rFonts w:ascii="Arial" w:hAnsi="Arial" w:cs="Arial"/>
          <w:b/>
          <w:bCs/>
        </w:rPr>
        <w:pPrChange w:id="514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5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B536FBA" wp14:editId="60A91DD1">
              <wp:extent cx="6400800" cy="7500620"/>
              <wp:effectExtent l="0" t="0" r="0" b="508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400800" cy="7500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8464C11" w14:textId="11167D66" w:rsidR="008F6B68" w:rsidRPr="000916B2" w:rsidDel="00C30615" w:rsidRDefault="00005533">
      <w:pPr>
        <w:pStyle w:val="H1bodytext"/>
        <w:spacing w:after="120"/>
        <w:ind w:left="0"/>
        <w:rPr>
          <w:del w:id="516" w:author="Christian Hall" w:date="2020-02-04T13:00:00Z"/>
          <w:rFonts w:ascii="Arial" w:hAnsi="Arial" w:cs="Arial"/>
          <w:b/>
          <w:bCs/>
        </w:rPr>
        <w:pPrChange w:id="517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18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6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-3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1615F9FC" w14:textId="26D57E7C" w:rsidR="008F6B68" w:rsidRPr="000916B2" w:rsidDel="00C30615" w:rsidRDefault="00C40584">
      <w:pPr>
        <w:pStyle w:val="H1bodytext"/>
        <w:spacing w:after="120"/>
        <w:ind w:left="0"/>
        <w:rPr>
          <w:del w:id="519" w:author="Christian Hall" w:date="2020-02-04T13:00:00Z"/>
          <w:rFonts w:ascii="Arial" w:hAnsi="Arial" w:cs="Arial"/>
          <w:b/>
          <w:bCs/>
        </w:rPr>
        <w:pPrChange w:id="520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1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1E328BC5" wp14:editId="6EB6A79C">
              <wp:extent cx="6391275" cy="7962900"/>
              <wp:effectExtent l="0" t="0" r="952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796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4BE0F101" w14:textId="5D29F722" w:rsidR="008F6B68" w:rsidRPr="000916B2" w:rsidDel="00C30615" w:rsidRDefault="00005533">
      <w:pPr>
        <w:pStyle w:val="H1bodytext"/>
        <w:spacing w:after="120"/>
        <w:ind w:left="0"/>
        <w:rPr>
          <w:del w:id="522" w:author="Christian Hall" w:date="2020-02-04T13:00:00Z"/>
          <w:rFonts w:ascii="Arial" w:hAnsi="Arial" w:cs="Arial"/>
          <w:b/>
          <w:bCs/>
        </w:rPr>
        <w:pPrChange w:id="523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4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7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-4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51E70EC" w14:textId="2DFAC6F8" w:rsidR="008F6B68" w:rsidRPr="000916B2" w:rsidDel="00C30615" w:rsidRDefault="00C40584">
      <w:pPr>
        <w:pStyle w:val="H1bodytext"/>
        <w:spacing w:after="120"/>
        <w:ind w:left="0"/>
        <w:rPr>
          <w:del w:id="525" w:author="Christian Hall" w:date="2020-02-04T13:00:00Z"/>
          <w:rFonts w:ascii="Arial" w:hAnsi="Arial" w:cs="Arial"/>
          <w:b/>
          <w:bCs/>
        </w:rPr>
        <w:pPrChange w:id="526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27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3E51436D" wp14:editId="39D88A79">
              <wp:extent cx="6153150" cy="7942822"/>
              <wp:effectExtent l="0" t="0" r="0" b="127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2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53849" cy="79437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3B88B3D2" w14:textId="3C7E1F76" w:rsidR="008F6B68" w:rsidRPr="000916B2" w:rsidDel="00C30615" w:rsidRDefault="00005533">
      <w:pPr>
        <w:pStyle w:val="H1bodytext"/>
        <w:spacing w:after="120"/>
        <w:ind w:left="0"/>
        <w:rPr>
          <w:del w:id="528" w:author="Christian Hall" w:date="2020-02-04T13:00:00Z"/>
          <w:rFonts w:ascii="Arial" w:hAnsi="Arial" w:cs="Arial"/>
          <w:b/>
          <w:bCs/>
        </w:rPr>
        <w:pPrChange w:id="52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30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8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-5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37F2DCE3" w14:textId="4D89B886" w:rsidR="00463ACD" w:rsidRPr="000916B2" w:rsidDel="00C30615" w:rsidRDefault="00C40584">
      <w:pPr>
        <w:pStyle w:val="H1bodytext"/>
        <w:spacing w:after="120"/>
        <w:ind w:left="0"/>
        <w:rPr>
          <w:del w:id="531" w:author="Christian Hall" w:date="2020-02-04T13:00:00Z"/>
          <w:rFonts w:ascii="Arial" w:hAnsi="Arial" w:cs="Arial"/>
          <w:b/>
          <w:bCs/>
        </w:rPr>
        <w:pPrChange w:id="53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33" w:author="Christian Hall" w:date="2020-02-04T13:00:00Z">
        <w:r w:rsidRPr="00C40584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D1A32E0" wp14:editId="32F889D6">
              <wp:extent cx="6238875" cy="2466975"/>
              <wp:effectExtent l="0" t="0" r="9525" b="9525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9"/>
                      <pic:cNvPicPr>
                        <a:picLocks noChangeAspect="1" noChangeArrowheads="1"/>
                      </pic:cNvPicPr>
                    </pic:nvPicPr>
                    <pic:blipFill>
                      <a:blip r:embed="rId2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2466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C2170A4" w14:textId="24896F12" w:rsidR="008F6B68" w:rsidRPr="000916B2" w:rsidDel="00C30615" w:rsidRDefault="00005533">
      <w:pPr>
        <w:pStyle w:val="H1bodytext"/>
        <w:spacing w:after="120"/>
        <w:ind w:left="0"/>
        <w:rPr>
          <w:del w:id="534" w:author="Christian Hall" w:date="2020-02-04T13:00:00Z"/>
          <w:rFonts w:ascii="Arial" w:hAnsi="Arial" w:cs="Arial"/>
          <w:b/>
          <w:bCs/>
        </w:rPr>
        <w:pPrChange w:id="53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36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9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bookmarkStart w:id="537" w:name="_Hlk29640097"/>
        <w:r w:rsidR="004F4866" w:rsidDel="00C30615">
          <w:rPr>
            <w:rFonts w:ascii="Arial" w:hAnsi="Arial" w:cs="Arial"/>
            <w:b/>
            <w:bCs/>
          </w:rPr>
          <w:delText>TC</w:delText>
        </w:r>
        <w:bookmarkEnd w:id="537"/>
        <w:r w:rsidR="008F6B68" w:rsidRPr="000916B2" w:rsidDel="00C30615">
          <w:rPr>
            <w:rFonts w:ascii="Arial" w:hAnsi="Arial" w:cs="Arial"/>
            <w:b/>
            <w:bCs/>
          </w:rPr>
          <w:delText>-6a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</w:del>
    </w:p>
    <w:p w14:paraId="6D4D02EE" w14:textId="4776BA23" w:rsidR="00463ACD" w:rsidRPr="000916B2" w:rsidDel="00C30615" w:rsidRDefault="00241D8D">
      <w:pPr>
        <w:pStyle w:val="H1bodytext"/>
        <w:spacing w:after="120"/>
        <w:ind w:left="0"/>
        <w:rPr>
          <w:del w:id="538" w:author="Christian Hall" w:date="2020-02-04T13:00:00Z"/>
          <w:rFonts w:ascii="Arial" w:hAnsi="Arial" w:cs="Arial"/>
          <w:b/>
          <w:bCs/>
        </w:rPr>
        <w:pPrChange w:id="539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40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357D54B8" wp14:editId="35401025">
              <wp:extent cx="6238875" cy="1962150"/>
              <wp:effectExtent l="0" t="0" r="9525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/>
                      <pic:cNvPicPr>
                        <a:picLocks noChangeAspect="1" noChangeArrowheads="1"/>
                      </pic:cNvPicPr>
                    </pic:nvPicPr>
                    <pic:blipFill>
                      <a:blip r:embed="rId2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38875" cy="1962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29EB315A" w14:textId="4CB71367" w:rsidR="008F6B68" w:rsidRPr="000916B2" w:rsidDel="00C30615" w:rsidRDefault="00005533">
      <w:pPr>
        <w:pStyle w:val="H1bodytext"/>
        <w:spacing w:after="120"/>
        <w:ind w:left="0"/>
        <w:rPr>
          <w:del w:id="541" w:author="Christian Hall" w:date="2020-02-04T13:00:00Z"/>
          <w:rFonts w:ascii="Arial" w:hAnsi="Arial" w:cs="Arial"/>
          <w:b/>
          <w:bCs/>
        </w:rPr>
        <w:pPrChange w:id="542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43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8F6B68" w:rsidRPr="000916B2" w:rsidDel="00C30615">
          <w:rPr>
            <w:rFonts w:ascii="Arial" w:hAnsi="Arial" w:cs="Arial"/>
            <w:b/>
            <w:bCs/>
          </w:rPr>
          <w:delText>A-</w:delText>
        </w:r>
        <w:r w:rsidR="00C40584" w:rsidDel="00C30615">
          <w:rPr>
            <w:rFonts w:ascii="Arial" w:hAnsi="Arial" w:cs="Arial"/>
            <w:b/>
            <w:bCs/>
          </w:rPr>
          <w:delText>10</w:delText>
        </w:r>
        <w:r w:rsidR="008F6B68" w:rsidRPr="000916B2" w:rsidDel="00C30615">
          <w:rPr>
            <w:rFonts w:ascii="Arial" w:hAnsi="Arial" w:cs="Arial"/>
            <w:b/>
            <w:bCs/>
          </w:rPr>
          <w:delText>.  fingerprint</w:delText>
        </w:r>
        <w:r w:rsidR="004F4866" w:rsidDel="00C30615">
          <w:rPr>
            <w:rFonts w:ascii="Arial" w:hAnsi="Arial" w:cs="Arial"/>
            <w:b/>
            <w:bCs/>
          </w:rPr>
          <w:delText>.py</w:delText>
        </w:r>
        <w:r w:rsidR="008F6B68" w:rsidRPr="000916B2" w:rsidDel="00C30615">
          <w:rPr>
            <w:rFonts w:ascii="Arial" w:hAnsi="Arial" w:cs="Arial"/>
            <w:b/>
            <w:bCs/>
          </w:rPr>
          <w:delText>_</w:delText>
        </w:r>
        <w:r w:rsidR="004F4866" w:rsidDel="00C30615">
          <w:rPr>
            <w:rFonts w:ascii="Arial" w:hAnsi="Arial" w:cs="Arial"/>
            <w:b/>
            <w:bCs/>
          </w:rPr>
          <w:delText>TC</w:delText>
        </w:r>
        <w:r w:rsidR="008F6B68" w:rsidRPr="000916B2" w:rsidDel="00C30615">
          <w:rPr>
            <w:rFonts w:ascii="Arial" w:hAnsi="Arial" w:cs="Arial"/>
            <w:b/>
            <w:bCs/>
          </w:rPr>
          <w:delText>-6b</w:delText>
        </w:r>
        <w:r w:rsidR="004F4866" w:rsidDel="00C30615">
          <w:rPr>
            <w:rFonts w:ascii="Arial" w:hAnsi="Arial" w:cs="Arial"/>
            <w:b/>
            <w:bCs/>
          </w:rPr>
          <w:delText xml:space="preserve"> Test Logs</w:delText>
        </w:r>
        <w:r w:rsidR="008F6B68"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R="00241D8D" w:rsidDel="00C30615">
          <w:rPr>
            <w:rFonts w:ascii="Arial" w:hAnsi="Arial" w:cs="Arial"/>
            <w:b/>
            <w:bCs/>
          </w:rPr>
          <w:delText>(1 of 2)</w:delText>
        </w:r>
      </w:del>
    </w:p>
    <w:p w14:paraId="11E0BF56" w14:textId="26703E6C" w:rsidR="00241D8D" w:rsidDel="00C30615" w:rsidRDefault="00241D8D">
      <w:pPr>
        <w:pStyle w:val="H1bodytext"/>
        <w:spacing w:after="120"/>
        <w:ind w:left="0"/>
        <w:rPr>
          <w:del w:id="544" w:author="Christian Hall" w:date="2020-02-04T13:00:00Z"/>
          <w:rFonts w:ascii="Arial" w:hAnsi="Arial" w:cs="Arial"/>
          <w:b/>
          <w:bCs/>
        </w:rPr>
        <w:pPrChange w:id="545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46" w:author="Christian Hall" w:date="2020-02-04T13:00:00Z">
        <w:r w:rsidRPr="00241D8D" w:rsidDel="00C30615">
          <w:rPr>
            <w:rFonts w:ascii="Arial" w:hAnsi="Arial" w:cs="Arial"/>
            <w:b/>
            <w:bCs/>
            <w:noProof/>
          </w:rPr>
          <w:drawing>
            <wp:inline distT="0" distB="0" distL="0" distR="0" wp14:anchorId="5F6838B6" wp14:editId="4BC90179">
              <wp:extent cx="6391275" cy="6953250"/>
              <wp:effectExtent l="0" t="0" r="9525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2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91275" cy="6953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14C48F73" w14:textId="6696E66E" w:rsidR="00241D8D" w:rsidRPr="000916B2" w:rsidDel="00C30615" w:rsidRDefault="00241D8D">
      <w:pPr>
        <w:pStyle w:val="H1bodytext"/>
        <w:spacing w:after="120"/>
        <w:ind w:left="0"/>
        <w:rPr>
          <w:del w:id="547" w:author="Christian Hall" w:date="2020-02-04T13:00:00Z"/>
          <w:rFonts w:ascii="Arial" w:hAnsi="Arial" w:cs="Arial"/>
          <w:b/>
          <w:bCs/>
        </w:rPr>
        <w:pPrChange w:id="548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  <w:del w:id="549" w:author="Christian Hall" w:date="2020-02-04T13:00:00Z">
        <w:r w:rsidDel="00C30615">
          <w:rPr>
            <w:rFonts w:ascii="Arial" w:hAnsi="Arial" w:cs="Arial"/>
            <w:b/>
            <w:bCs/>
          </w:rPr>
          <w:delText>Test Log</w:delText>
        </w:r>
        <w:r w:rsidRPr="000916B2" w:rsidDel="00C30615">
          <w:rPr>
            <w:rFonts w:ascii="Arial" w:hAnsi="Arial" w:cs="Arial"/>
            <w:b/>
            <w:bCs/>
          </w:rPr>
          <w:delText xml:space="preserve"> A-</w:delText>
        </w:r>
        <w:r w:rsidDel="00C30615">
          <w:rPr>
            <w:rFonts w:ascii="Arial" w:hAnsi="Arial" w:cs="Arial"/>
            <w:b/>
            <w:bCs/>
          </w:rPr>
          <w:delText>11</w:delText>
        </w:r>
        <w:r w:rsidRPr="000916B2" w:rsidDel="00C30615">
          <w:rPr>
            <w:rFonts w:ascii="Arial" w:hAnsi="Arial" w:cs="Arial"/>
            <w:b/>
            <w:bCs/>
          </w:rPr>
          <w:delText>.  fingerprint</w:delText>
        </w:r>
        <w:r w:rsidDel="00C30615">
          <w:rPr>
            <w:rFonts w:ascii="Arial" w:hAnsi="Arial" w:cs="Arial"/>
            <w:b/>
            <w:bCs/>
          </w:rPr>
          <w:delText>.py</w:delText>
        </w:r>
        <w:r w:rsidRPr="000916B2" w:rsidDel="00C30615">
          <w:rPr>
            <w:rFonts w:ascii="Arial" w:hAnsi="Arial" w:cs="Arial"/>
            <w:b/>
            <w:bCs/>
          </w:rPr>
          <w:delText>_</w:delText>
        </w:r>
        <w:r w:rsidDel="00C30615">
          <w:rPr>
            <w:rFonts w:ascii="Arial" w:hAnsi="Arial" w:cs="Arial"/>
            <w:b/>
            <w:bCs/>
          </w:rPr>
          <w:delText>TC</w:delText>
        </w:r>
        <w:r w:rsidRPr="000916B2" w:rsidDel="00C30615">
          <w:rPr>
            <w:rFonts w:ascii="Arial" w:hAnsi="Arial" w:cs="Arial"/>
            <w:b/>
            <w:bCs/>
          </w:rPr>
          <w:delText>-6b</w:delText>
        </w:r>
        <w:r w:rsidDel="00C30615">
          <w:rPr>
            <w:rFonts w:ascii="Arial" w:hAnsi="Arial" w:cs="Arial"/>
            <w:b/>
            <w:bCs/>
          </w:rPr>
          <w:delText xml:space="preserve"> Test Logs</w:delText>
        </w:r>
        <w:r w:rsidRPr="000916B2" w:rsidDel="00C30615">
          <w:rPr>
            <w:rFonts w:ascii="Arial" w:hAnsi="Arial" w:cs="Arial"/>
            <w:b/>
            <w:bCs/>
          </w:rPr>
          <w:delText xml:space="preserve"> </w:delText>
        </w:r>
        <w:r w:rsidDel="00C30615">
          <w:rPr>
            <w:rFonts w:ascii="Arial" w:hAnsi="Arial" w:cs="Arial"/>
            <w:b/>
            <w:bCs/>
          </w:rPr>
          <w:delText>(2 of 2)</w:delText>
        </w:r>
      </w:del>
    </w:p>
    <w:p w14:paraId="32803942" w14:textId="46130285" w:rsidR="008F6B68" w:rsidRPr="000916B2" w:rsidDel="00C30615" w:rsidRDefault="008F6B68">
      <w:pPr>
        <w:pStyle w:val="H1bodytext"/>
        <w:spacing w:after="120"/>
        <w:ind w:left="0"/>
        <w:rPr>
          <w:del w:id="550" w:author="Christian Hall" w:date="2020-02-04T13:00:00Z"/>
          <w:rFonts w:ascii="Arial" w:hAnsi="Arial" w:cs="Arial"/>
          <w:b/>
          <w:bCs/>
        </w:rPr>
        <w:pPrChange w:id="551" w:author="Christian Hall" w:date="2020-02-04T13:00:00Z">
          <w:pPr>
            <w:pStyle w:val="H1bodytext"/>
            <w:spacing w:after="120"/>
            <w:ind w:left="0"/>
            <w:jc w:val="center"/>
          </w:pPr>
        </w:pPrChange>
      </w:pPr>
    </w:p>
    <w:p w14:paraId="30141A7D" w14:textId="06B09641" w:rsidR="008F6B68" w:rsidRPr="000916B2" w:rsidRDefault="008F6B68">
      <w:pPr>
        <w:spacing w:after="160" w:line="259" w:lineRule="auto"/>
        <w:pPrChange w:id="552" w:author="Christian Hall" w:date="2020-02-04T13:00:00Z">
          <w:pPr>
            <w:jc w:val="center"/>
          </w:pPr>
        </w:pPrChange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C416B" w14:textId="77777777" w:rsidR="00392027" w:rsidRDefault="00392027">
      <w:r>
        <w:separator/>
      </w:r>
    </w:p>
  </w:endnote>
  <w:endnote w:type="continuationSeparator" w:id="0">
    <w:p w14:paraId="796F3FD9" w14:textId="77777777" w:rsidR="00392027" w:rsidRDefault="003920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1C68EE" w:rsidRPr="00F91BB5" w:rsidRDefault="001C68EE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355CEA" w14:textId="77777777" w:rsidR="00392027" w:rsidRDefault="00392027">
      <w:r>
        <w:separator/>
      </w:r>
    </w:p>
  </w:footnote>
  <w:footnote w:type="continuationSeparator" w:id="0">
    <w:p w14:paraId="41200BA7" w14:textId="77777777" w:rsidR="00392027" w:rsidRDefault="003920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1C68EE" w:rsidRDefault="001C68EE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1C68EE" w:rsidRPr="00695DB6" w:rsidRDefault="001C68EE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1C68EE" w:rsidRPr="00F00772" w:rsidRDefault="001C68EE" w:rsidP="00736C02">
    <w:pPr>
      <w:pStyle w:val="Spacer"/>
      <w:rPr>
        <w:rFonts w:ascii="Arial" w:hAnsi="Arial"/>
        <w:sz w:val="2"/>
      </w:rPr>
    </w:pPr>
  </w:p>
  <w:p w14:paraId="2093252F" w14:textId="77777777" w:rsidR="001C68EE" w:rsidRPr="00F00772" w:rsidRDefault="001C68EE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1C68EE" w:rsidRDefault="001C68EE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1C68EE" w:rsidRPr="00105BF0" w:rsidRDefault="001C68EE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F6A"/>
    <w:multiLevelType w:val="hybridMultilevel"/>
    <w:tmpl w:val="85AC7C2A"/>
    <w:lvl w:ilvl="0" w:tplc="41D4D6B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F8719A"/>
    <w:multiLevelType w:val="hybridMultilevel"/>
    <w:tmpl w:val="961C1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84DD9"/>
    <w:multiLevelType w:val="hybridMultilevel"/>
    <w:tmpl w:val="A8427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872C1"/>
    <w:multiLevelType w:val="hybridMultilevel"/>
    <w:tmpl w:val="4E66F596"/>
    <w:lvl w:ilvl="0" w:tplc="8C74D322">
      <w:numFmt w:val="bullet"/>
      <w:lvlText w:val=""/>
      <w:lvlJc w:val="left"/>
      <w:pPr>
        <w:ind w:left="4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0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4"/>
  </w:num>
  <w:num w:numId="5">
    <w:abstractNumId w:val="11"/>
  </w:num>
  <w:num w:numId="6">
    <w:abstractNumId w:val="13"/>
  </w:num>
  <w:num w:numId="7">
    <w:abstractNumId w:val="10"/>
  </w:num>
  <w:num w:numId="8">
    <w:abstractNumId w:val="2"/>
  </w:num>
  <w:num w:numId="9">
    <w:abstractNumId w:val="3"/>
  </w:num>
  <w:num w:numId="10">
    <w:abstractNumId w:val="7"/>
  </w:num>
  <w:num w:numId="11">
    <w:abstractNumId w:val="5"/>
  </w:num>
  <w:num w:numId="12">
    <w:abstractNumId w:val="12"/>
  </w:num>
  <w:num w:numId="13">
    <w:abstractNumId w:val="0"/>
  </w:num>
  <w:num w:numId="14">
    <w:abstractNumId w:val="9"/>
  </w:num>
  <w:num w:numId="1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ara Lindberg">
    <w15:presenceInfo w15:providerId="AD" w15:userId="S::SLindberg@intera.com::ab96775d-ae92-42ee-bbcc-9d83de09aff5"/>
  </w15:person>
  <w15:person w15:author="Christian Hall">
    <w15:presenceInfo w15:providerId="AD" w15:userId="S::CHall@intera.com::8672d4bf-8334-4ad1-836a-ebbde4d99de7"/>
  </w15:person>
  <w15:person w15:author="Mitchell Tufford">
    <w15:presenceInfo w15:providerId="AD" w15:userId="S::MTufford@intera.com::8d26c520-fa07-4c94-bcb0-2f55b8deca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15383"/>
    <w:rsid w:val="00067EE8"/>
    <w:rsid w:val="00082FBB"/>
    <w:rsid w:val="000916B2"/>
    <w:rsid w:val="000B7FFE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C68EE"/>
    <w:rsid w:val="001F2F7B"/>
    <w:rsid w:val="002213FE"/>
    <w:rsid w:val="00241D8D"/>
    <w:rsid w:val="0026564F"/>
    <w:rsid w:val="002867A2"/>
    <w:rsid w:val="0029484C"/>
    <w:rsid w:val="002E2C73"/>
    <w:rsid w:val="002F1542"/>
    <w:rsid w:val="002F3190"/>
    <w:rsid w:val="00340274"/>
    <w:rsid w:val="00355E3E"/>
    <w:rsid w:val="003602D2"/>
    <w:rsid w:val="00377EAB"/>
    <w:rsid w:val="00392027"/>
    <w:rsid w:val="0039532C"/>
    <w:rsid w:val="003B3642"/>
    <w:rsid w:val="003E4225"/>
    <w:rsid w:val="00426672"/>
    <w:rsid w:val="00463ACD"/>
    <w:rsid w:val="00466D4A"/>
    <w:rsid w:val="00470F32"/>
    <w:rsid w:val="00492B01"/>
    <w:rsid w:val="00494EDD"/>
    <w:rsid w:val="004A798C"/>
    <w:rsid w:val="004B54B7"/>
    <w:rsid w:val="004F0E40"/>
    <w:rsid w:val="004F4866"/>
    <w:rsid w:val="0050241F"/>
    <w:rsid w:val="0051455B"/>
    <w:rsid w:val="00515CC8"/>
    <w:rsid w:val="005275DA"/>
    <w:rsid w:val="00542091"/>
    <w:rsid w:val="00565C49"/>
    <w:rsid w:val="005706D0"/>
    <w:rsid w:val="0057454C"/>
    <w:rsid w:val="00587902"/>
    <w:rsid w:val="00602384"/>
    <w:rsid w:val="006300FA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27F6"/>
    <w:rsid w:val="00783F82"/>
    <w:rsid w:val="00784E91"/>
    <w:rsid w:val="00785E61"/>
    <w:rsid w:val="00787241"/>
    <w:rsid w:val="007924FB"/>
    <w:rsid w:val="007B17D8"/>
    <w:rsid w:val="007C6D41"/>
    <w:rsid w:val="007D73DF"/>
    <w:rsid w:val="007E4B37"/>
    <w:rsid w:val="00804EC5"/>
    <w:rsid w:val="008112DA"/>
    <w:rsid w:val="00816489"/>
    <w:rsid w:val="008246C0"/>
    <w:rsid w:val="008316C8"/>
    <w:rsid w:val="00832F45"/>
    <w:rsid w:val="0086478B"/>
    <w:rsid w:val="008812FC"/>
    <w:rsid w:val="008C67F4"/>
    <w:rsid w:val="008F6B68"/>
    <w:rsid w:val="00903DCA"/>
    <w:rsid w:val="00905785"/>
    <w:rsid w:val="00915D85"/>
    <w:rsid w:val="00931308"/>
    <w:rsid w:val="00950A83"/>
    <w:rsid w:val="00981A17"/>
    <w:rsid w:val="00991216"/>
    <w:rsid w:val="00991B82"/>
    <w:rsid w:val="009954A4"/>
    <w:rsid w:val="00995782"/>
    <w:rsid w:val="009A4CCA"/>
    <w:rsid w:val="009A58B5"/>
    <w:rsid w:val="009C3F0A"/>
    <w:rsid w:val="00A04711"/>
    <w:rsid w:val="00A11B4B"/>
    <w:rsid w:val="00A127BE"/>
    <w:rsid w:val="00A335C1"/>
    <w:rsid w:val="00A354FE"/>
    <w:rsid w:val="00A365F0"/>
    <w:rsid w:val="00A45850"/>
    <w:rsid w:val="00A666A3"/>
    <w:rsid w:val="00A76DF0"/>
    <w:rsid w:val="00AC0DF0"/>
    <w:rsid w:val="00AD2583"/>
    <w:rsid w:val="00B14935"/>
    <w:rsid w:val="00B507E7"/>
    <w:rsid w:val="00B657AC"/>
    <w:rsid w:val="00B7342B"/>
    <w:rsid w:val="00BA1EFB"/>
    <w:rsid w:val="00BC77E1"/>
    <w:rsid w:val="00BC78F6"/>
    <w:rsid w:val="00C1302A"/>
    <w:rsid w:val="00C16034"/>
    <w:rsid w:val="00C21D9C"/>
    <w:rsid w:val="00C30615"/>
    <w:rsid w:val="00C40584"/>
    <w:rsid w:val="00C640F1"/>
    <w:rsid w:val="00C72D28"/>
    <w:rsid w:val="00C84126"/>
    <w:rsid w:val="00C9057B"/>
    <w:rsid w:val="00CA0E28"/>
    <w:rsid w:val="00CD53D7"/>
    <w:rsid w:val="00CF510B"/>
    <w:rsid w:val="00D06B00"/>
    <w:rsid w:val="00D166C6"/>
    <w:rsid w:val="00D25ECB"/>
    <w:rsid w:val="00D27B86"/>
    <w:rsid w:val="00D70082"/>
    <w:rsid w:val="00D7446E"/>
    <w:rsid w:val="00D82A60"/>
    <w:rsid w:val="00D91A6D"/>
    <w:rsid w:val="00DA35EC"/>
    <w:rsid w:val="00DB2768"/>
    <w:rsid w:val="00DB7164"/>
    <w:rsid w:val="00DE09F5"/>
    <w:rsid w:val="00DF424A"/>
    <w:rsid w:val="00E04CFA"/>
    <w:rsid w:val="00E20739"/>
    <w:rsid w:val="00E46EE3"/>
    <w:rsid w:val="00E50FC7"/>
    <w:rsid w:val="00E62A15"/>
    <w:rsid w:val="00E71AC2"/>
    <w:rsid w:val="00E737EA"/>
    <w:rsid w:val="00E8492E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yperlink" Target="file:///\\olive\nmondragon" TargetMode="External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image" Target="media/image7.tmp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image" Target="media/image18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31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</TotalTime>
  <Pages>1</Pages>
  <Words>3327</Words>
  <Characters>18967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Sara Lindberg</cp:lastModifiedBy>
  <cp:revision>56</cp:revision>
  <cp:lastPrinted>2020-01-11T22:28:00Z</cp:lastPrinted>
  <dcterms:created xsi:type="dcterms:W3CDTF">2020-01-10T03:03:00Z</dcterms:created>
  <dcterms:modified xsi:type="dcterms:W3CDTF">2020-02-04T23:37:00Z</dcterms:modified>
</cp:coreProperties>
</file>