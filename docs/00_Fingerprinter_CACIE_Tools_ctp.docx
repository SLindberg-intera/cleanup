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0250D" w14:textId="5897D980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CACIE Tool #</w:t>
      </w:r>
      <w:r w:rsidR="00804EC5" w:rsidRPr="000916B2">
        <w:rPr>
          <w:rFonts w:ascii="Arial" w:hAnsi="Arial" w:cs="Arial"/>
          <w:b/>
        </w:rPr>
        <w:t>00</w:t>
      </w:r>
      <w:r w:rsidR="00804EC5"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 xml:space="preserve">– </w:t>
      </w:r>
      <w:proofErr w:type="spellStart"/>
      <w:r w:rsidR="00804EC5" w:rsidRPr="000916B2">
        <w:rPr>
          <w:rFonts w:ascii="Arial" w:hAnsi="Arial" w:cs="Arial"/>
          <w:b/>
          <w:i/>
        </w:rPr>
        <w:t>Fingerprinter</w:t>
      </w:r>
      <w:proofErr w:type="spellEnd"/>
      <w:r w:rsidR="00804EC5" w:rsidRPr="000916B2">
        <w:rPr>
          <w:rFonts w:ascii="Arial" w:hAnsi="Arial" w:cs="Arial"/>
          <w:b/>
          <w:i/>
        </w:rPr>
        <w:t xml:space="preserve"> Tool</w:t>
      </w:r>
      <w:r w:rsidR="0051455B" w:rsidRPr="000916B2">
        <w:rPr>
          <w:rFonts w:ascii="Arial" w:hAnsi="Arial" w:cs="Arial"/>
          <w:b/>
          <w:i/>
        </w:rPr>
        <w:t xml:space="preserve"> (fingerprint.py)</w:t>
      </w:r>
    </w:p>
    <w:p w14:paraId="344A4E46" w14:textId="1E35F103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Version</w:t>
      </w:r>
      <w:r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  <w:b/>
        </w:rPr>
        <w:t>1.</w:t>
      </w:r>
      <w:r w:rsidR="00995782">
        <w:rPr>
          <w:rFonts w:ascii="Arial" w:hAnsi="Arial" w:cs="Arial"/>
          <w:b/>
        </w:rPr>
        <w:t>1</w:t>
      </w:r>
    </w:p>
    <w:p w14:paraId="21A99226" w14:textId="08CD44B6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0916B2">
        <w:rPr>
          <w:rFonts w:ascii="Arial" w:hAnsi="Arial" w:cs="Arial"/>
          <w:b/>
        </w:rPr>
        <w:t>QA</w:t>
      </w:r>
      <w:r w:rsidRPr="000916B2">
        <w:rPr>
          <w:rFonts w:ascii="Arial" w:hAnsi="Arial" w:cs="Arial"/>
        </w:rPr>
        <w:t xml:space="preserve">: </w:t>
      </w:r>
      <w:r w:rsidRPr="000916B2">
        <w:rPr>
          <w:rFonts w:ascii="Arial" w:hAnsi="Arial" w:cs="Arial"/>
          <w:b/>
        </w:rPr>
        <w:t>QA</w:t>
      </w:r>
    </w:p>
    <w:p w14:paraId="0158708F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Description and Purpose</w:t>
      </w:r>
    </w:p>
    <w:p w14:paraId="06CF6E8F" w14:textId="7A1AECF4" w:rsidR="00736C02" w:rsidRPr="000916B2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0" w:name="_Hlk8896263"/>
      <w:r w:rsidRPr="000916B2">
        <w:rPr>
          <w:rFonts w:ascii="Arial" w:hAnsi="Arial"/>
        </w:rPr>
        <w:t xml:space="preserve">The </w:t>
      </w:r>
      <w:proofErr w:type="spellStart"/>
      <w:r w:rsidRPr="000916B2">
        <w:rPr>
          <w:rFonts w:ascii="Arial" w:hAnsi="Arial"/>
        </w:rPr>
        <w:t>Fingerprint</w:t>
      </w:r>
      <w:r w:rsidR="00D06B00" w:rsidRPr="000916B2">
        <w:rPr>
          <w:rFonts w:ascii="Arial" w:hAnsi="Arial"/>
        </w:rPr>
        <w:t>er</w:t>
      </w:r>
      <w:proofErr w:type="spellEnd"/>
      <w:r w:rsidRPr="000916B2">
        <w:rPr>
          <w:rFonts w:ascii="Arial" w:hAnsi="Arial"/>
        </w:rPr>
        <w:t xml:space="preserve"> tool is a low-level utility that generates a </w:t>
      </w:r>
      <w:r w:rsidR="00D06B00" w:rsidRPr="000916B2">
        <w:rPr>
          <w:rFonts w:ascii="Arial" w:hAnsi="Arial"/>
        </w:rPr>
        <w:t>256</w:t>
      </w:r>
      <w:r w:rsidR="00785E61" w:rsidRPr="000916B2">
        <w:rPr>
          <w:rFonts w:ascii="Arial" w:hAnsi="Arial"/>
        </w:rPr>
        <w:t>-</w:t>
      </w:r>
      <w:r w:rsidR="00D06B00" w:rsidRPr="000916B2">
        <w:rPr>
          <w:rFonts w:ascii="Arial" w:hAnsi="Arial"/>
        </w:rPr>
        <w:t>bit hash tag for</w:t>
      </w:r>
      <w:r w:rsidR="00785E61" w:rsidRPr="000916B2">
        <w:rPr>
          <w:rFonts w:ascii="Arial" w:hAnsi="Arial"/>
        </w:rPr>
        <w:t xml:space="preserve"> </w:t>
      </w:r>
      <w:r w:rsidR="008812FC" w:rsidRPr="000916B2">
        <w:rPr>
          <w:rFonts w:ascii="Arial" w:hAnsi="Arial"/>
        </w:rPr>
        <w:t xml:space="preserve">a specified file or </w:t>
      </w:r>
      <w:r w:rsidR="00785E61" w:rsidRPr="000916B2">
        <w:rPr>
          <w:rFonts w:ascii="Arial" w:hAnsi="Arial"/>
        </w:rPr>
        <w:t xml:space="preserve">all </w:t>
      </w:r>
      <w:r w:rsidR="00D06B00" w:rsidRPr="000916B2">
        <w:rPr>
          <w:rFonts w:ascii="Arial" w:hAnsi="Arial"/>
        </w:rPr>
        <w:t>file</w:t>
      </w:r>
      <w:r w:rsidR="00785E61" w:rsidRPr="000916B2">
        <w:rPr>
          <w:rFonts w:ascii="Arial" w:hAnsi="Arial"/>
        </w:rPr>
        <w:t xml:space="preserve">s </w:t>
      </w:r>
      <w:r w:rsidR="00EE6C38">
        <w:rPr>
          <w:rFonts w:ascii="Arial" w:hAnsi="Arial"/>
        </w:rPr>
        <w:t xml:space="preserve">and subdirectories </w:t>
      </w:r>
      <w:r w:rsidR="00785E61" w:rsidRPr="000916B2">
        <w:rPr>
          <w:rFonts w:ascii="Arial" w:hAnsi="Arial"/>
        </w:rPr>
        <w:t>in a specified</w:t>
      </w:r>
      <w:r w:rsidR="00D06B00" w:rsidRPr="000916B2">
        <w:rPr>
          <w:rFonts w:ascii="Arial" w:hAnsi="Arial"/>
        </w:rPr>
        <w:t xml:space="preserve"> directory. The hash </w:t>
      </w:r>
      <w:r w:rsidR="00785E61" w:rsidRPr="000916B2">
        <w:rPr>
          <w:rFonts w:ascii="Arial" w:hAnsi="Arial"/>
        </w:rPr>
        <w:t xml:space="preserve">tag </w:t>
      </w:r>
      <w:r w:rsidR="00D06B00" w:rsidRPr="000916B2">
        <w:rPr>
          <w:rFonts w:ascii="Arial" w:hAnsi="Arial"/>
        </w:rPr>
        <w:t xml:space="preserve">represents a unique value and hashes of two sets of data (i.e., two directories or two files) will match if and only if the corresponding data within the directories </w:t>
      </w:r>
      <w:r w:rsidR="002F3190">
        <w:rPr>
          <w:rFonts w:ascii="Arial" w:hAnsi="Arial"/>
        </w:rPr>
        <w:t>and/</w:t>
      </w:r>
      <w:r w:rsidR="00D06B00" w:rsidRPr="000916B2">
        <w:rPr>
          <w:rFonts w:ascii="Arial" w:hAnsi="Arial"/>
        </w:rPr>
        <w:t>or files also match exactly. Small changes to the data</w:t>
      </w:r>
      <w:r w:rsidR="00785E61" w:rsidRPr="000916B2">
        <w:rPr>
          <w:rFonts w:ascii="Arial" w:hAnsi="Arial"/>
        </w:rPr>
        <w:t xml:space="preserve"> within a file or directory</w:t>
      </w:r>
      <w:r w:rsidR="00D06B00" w:rsidRPr="000916B2">
        <w:rPr>
          <w:rFonts w:ascii="Arial" w:hAnsi="Arial"/>
        </w:rPr>
        <w:t xml:space="preserve"> will result in large, unpredictable changes in the hash.</w:t>
      </w:r>
    </w:p>
    <w:bookmarkEnd w:id="0"/>
    <w:p w14:paraId="444106EB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Functional Requirements</w:t>
      </w:r>
    </w:p>
    <w:p w14:paraId="291C6013" w14:textId="0B52B23F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are the functional requirements of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6495DDEB" w14:textId="4A287CF4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FR-1: Generate a hash tag for an individual file</w:t>
      </w:r>
    </w:p>
    <w:p w14:paraId="4B4065A7" w14:textId="576CDD1B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FR-2: Generate a hash tag for a file directory and recursively generate a hash tag for each file contained </w:t>
      </w:r>
      <w:r w:rsidR="00785E61" w:rsidRPr="000916B2">
        <w:rPr>
          <w:rFonts w:ascii="Arial" w:hAnsi="Arial" w:cs="Arial"/>
        </w:rPr>
        <w:t>within the file directory and its</w:t>
      </w:r>
      <w:r w:rsidR="002E2C73" w:rsidRPr="000916B2">
        <w:rPr>
          <w:rFonts w:ascii="Arial" w:hAnsi="Arial" w:cs="Arial"/>
        </w:rPr>
        <w:t xml:space="preserve"> subdirectory(</w:t>
      </w:r>
      <w:proofErr w:type="spellStart"/>
      <w:r w:rsidR="002E2C73" w:rsidRPr="000916B2">
        <w:rPr>
          <w:rFonts w:ascii="Arial" w:hAnsi="Arial" w:cs="Arial"/>
        </w:rPr>
        <w:t>ies</w:t>
      </w:r>
      <w:proofErr w:type="spellEnd"/>
      <w:r w:rsidR="002E2C73" w:rsidRPr="000916B2">
        <w:rPr>
          <w:rFonts w:ascii="Arial" w:hAnsi="Arial" w:cs="Arial"/>
        </w:rPr>
        <w:t>)</w:t>
      </w:r>
      <w:r w:rsidRPr="000916B2">
        <w:rPr>
          <w:rFonts w:ascii="Arial" w:hAnsi="Arial" w:cs="Arial"/>
        </w:rPr>
        <w:t>.</w:t>
      </w:r>
    </w:p>
    <w:p w14:paraId="088E2799" w14:textId="76013CE1" w:rsidR="00D06B00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FR-3: Generate an output file that lists</w:t>
      </w:r>
      <w:r w:rsidR="00785E61" w:rsidRPr="000916B2">
        <w:rPr>
          <w:rFonts w:ascii="Arial" w:hAnsi="Arial" w:cs="Arial"/>
        </w:rPr>
        <w:t xml:space="preserve"> a</w:t>
      </w:r>
      <w:r w:rsidRPr="000916B2">
        <w:rPr>
          <w:rFonts w:ascii="Arial" w:hAnsi="Arial" w:cs="Arial"/>
        </w:rPr>
        <w:t xml:space="preserve"> </w:t>
      </w:r>
      <w:r w:rsidR="00785E61" w:rsidRPr="000916B2">
        <w:rPr>
          <w:rFonts w:ascii="Arial" w:hAnsi="Arial" w:cs="Arial"/>
        </w:rPr>
        <w:t xml:space="preserve">datetime stamp and </w:t>
      </w:r>
      <w:r w:rsidRPr="000916B2">
        <w:rPr>
          <w:rFonts w:ascii="Arial" w:hAnsi="Arial" w:cs="Arial"/>
        </w:rPr>
        <w:t xml:space="preserve">the </w:t>
      </w:r>
      <w:r w:rsidR="00785E61" w:rsidRPr="000916B2">
        <w:rPr>
          <w:rFonts w:ascii="Arial" w:hAnsi="Arial" w:cs="Arial"/>
        </w:rPr>
        <w:t xml:space="preserve">path </w:t>
      </w:r>
      <w:r w:rsidRPr="000916B2">
        <w:rPr>
          <w:rFonts w:ascii="Arial" w:hAnsi="Arial" w:cs="Arial"/>
        </w:rPr>
        <w:t>and file</w:t>
      </w:r>
      <w:r w:rsidR="00785E61" w:rsidRPr="000916B2">
        <w:rPr>
          <w:rFonts w:ascii="Arial" w:hAnsi="Arial" w:cs="Arial"/>
        </w:rPr>
        <w:t>name</w:t>
      </w:r>
      <w:r w:rsidRPr="000916B2">
        <w:rPr>
          <w:rFonts w:ascii="Arial" w:hAnsi="Arial" w:cs="Arial"/>
        </w:rPr>
        <w:t xml:space="preserve"> and respective hash tag</w:t>
      </w:r>
      <w:r w:rsidR="00785E61" w:rsidRPr="000916B2">
        <w:rPr>
          <w:rFonts w:ascii="Arial" w:hAnsi="Arial" w:cs="Arial"/>
        </w:rPr>
        <w:t xml:space="preserve"> for a file or directory specified to be fingerprinted</w:t>
      </w:r>
      <w:r w:rsidRPr="000916B2">
        <w:rPr>
          <w:rFonts w:ascii="Arial" w:hAnsi="Arial" w:cs="Arial"/>
        </w:rPr>
        <w:t>.</w:t>
      </w:r>
    </w:p>
    <w:p w14:paraId="288987D7" w14:textId="6311F760" w:rsidR="00903DCA" w:rsidRDefault="00903DCA" w:rsidP="00E62A15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FR-4 Generate a hash tag for a section of a file</w:t>
      </w:r>
    </w:p>
    <w:p w14:paraId="434C147D" w14:textId="7498606E" w:rsidR="00903DCA" w:rsidRPr="000916B2" w:rsidRDefault="00903DCA" w:rsidP="00E62A15">
      <w:pPr>
        <w:pStyle w:val="H1bodytext"/>
        <w:spacing w:after="120"/>
        <w:rPr>
          <w:rFonts w:ascii="Arial" w:hAnsi="Arial"/>
        </w:rPr>
      </w:pPr>
      <w:r>
        <w:rPr>
          <w:rFonts w:ascii="Arial" w:hAnsi="Arial" w:cs="Arial"/>
        </w:rPr>
        <w:t>FR-5 Specify if the output overwrites or appends to the target output file</w:t>
      </w:r>
    </w:p>
    <w:p w14:paraId="2FC95516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Requirements Specifications</w:t>
      </w:r>
    </w:p>
    <w:p w14:paraId="516C880C" w14:textId="69FAA26E" w:rsidR="0086478B" w:rsidRPr="000916B2" w:rsidRDefault="0086478B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documents the software requirements for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1CE9F14F" w14:textId="22CF02D8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Python </w:t>
      </w:r>
      <w:r w:rsidR="00D82A60">
        <w:rPr>
          <w:rFonts w:ascii="Arial" w:hAnsi="Arial" w:cs="Arial"/>
        </w:rPr>
        <w:t>&gt;=</w:t>
      </w:r>
      <w:r w:rsidRPr="000916B2">
        <w:rPr>
          <w:rFonts w:ascii="Arial" w:hAnsi="Arial" w:cs="Arial"/>
        </w:rPr>
        <w:t>3.</w:t>
      </w:r>
      <w:r w:rsidR="00785E61" w:rsidRPr="000916B2">
        <w:rPr>
          <w:rFonts w:ascii="Arial" w:hAnsi="Arial" w:cs="Arial"/>
        </w:rPr>
        <w:t>5</w:t>
      </w:r>
    </w:p>
    <w:p w14:paraId="199F1A39" w14:textId="6209824E" w:rsidR="002867A2" w:rsidRPr="000916B2" w:rsidRDefault="00D06B00" w:rsidP="00AC0DF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Standard Libraries:</w:t>
      </w:r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hashlib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os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argparse</w:t>
      </w:r>
      <w:proofErr w:type="spellEnd"/>
      <w:r w:rsidRPr="000916B2">
        <w:rPr>
          <w:rFonts w:ascii="Arial" w:hAnsi="Arial" w:cs="Arial"/>
        </w:rPr>
        <w:br/>
        <w:t>datetime</w:t>
      </w:r>
      <w:r w:rsidR="002867A2">
        <w:rPr>
          <w:rFonts w:ascii="Arial" w:hAnsi="Arial" w:cs="Arial"/>
        </w:rPr>
        <w:br/>
        <w:t>sys</w:t>
      </w:r>
    </w:p>
    <w:p w14:paraId="654C59DD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Design Description</w:t>
      </w:r>
    </w:p>
    <w:p w14:paraId="7A53F353" w14:textId="32824D3A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 following is a brie</w:t>
      </w:r>
      <w:r w:rsidR="008812FC" w:rsidRPr="000916B2">
        <w:rPr>
          <w:rFonts w:ascii="Arial" w:hAnsi="Arial"/>
        </w:rPr>
        <w:t xml:space="preserve">f </w:t>
      </w:r>
      <w:r w:rsidRPr="000916B2">
        <w:rPr>
          <w:rFonts w:ascii="Arial" w:hAnsi="Arial"/>
        </w:rPr>
        <w:t>descripti</w:t>
      </w:r>
      <w:r w:rsidR="008812FC" w:rsidRPr="000916B2">
        <w:rPr>
          <w:rFonts w:ascii="Arial" w:hAnsi="Arial"/>
        </w:rPr>
        <w:t>o</w:t>
      </w:r>
      <w:r w:rsidRPr="000916B2">
        <w:rPr>
          <w:rFonts w:ascii="Arial" w:hAnsi="Arial"/>
        </w:rPr>
        <w:t xml:space="preserve">n of the required arguments and the output generated by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tool:</w:t>
      </w:r>
    </w:p>
    <w:p w14:paraId="4CEF17A4" w14:textId="77777777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Positional Arguments:</w:t>
      </w:r>
    </w:p>
    <w:p w14:paraId="14D8CB0A" w14:textId="5D5067DB" w:rsidR="001F2F7B" w:rsidRPr="000916B2" w:rsidRDefault="008316C8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t</w:t>
      </w:r>
      <w:r w:rsidR="001F2F7B" w:rsidRPr="000916B2">
        <w:rPr>
          <w:rFonts w:ascii="Arial" w:hAnsi="Arial"/>
        </w:rPr>
        <w:t>arget: file or directory path to be fingerprinted</w:t>
      </w:r>
    </w:p>
    <w:p w14:paraId="37AC28E1" w14:textId="27752284" w:rsidR="001F2F7B" w:rsidRPr="000916B2" w:rsidRDefault="001F2F7B" w:rsidP="001F2F7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Optional Arguments:</w:t>
      </w:r>
    </w:p>
    <w:p w14:paraId="7EA5234B" w14:textId="1AF3BC38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-h, --help</w:t>
      </w:r>
    </w:p>
    <w:p w14:paraId="62A90F89" w14:textId="4DF85757" w:rsidR="001F2F7B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-o, --output </w:t>
      </w:r>
      <w:proofErr w:type="spellStart"/>
      <w:r w:rsidRPr="000916B2">
        <w:rPr>
          <w:rFonts w:ascii="Arial" w:hAnsi="Arial"/>
        </w:rPr>
        <w:t>OUTPUT</w:t>
      </w:r>
      <w:proofErr w:type="spellEnd"/>
      <w:r w:rsidRPr="000916B2">
        <w:rPr>
          <w:rFonts w:ascii="Arial" w:hAnsi="Arial"/>
        </w:rPr>
        <w:t xml:space="preserve"> [</w:t>
      </w:r>
      <w:r w:rsidR="004A798C" w:rsidRPr="000916B2">
        <w:rPr>
          <w:rFonts w:ascii="Arial" w:hAnsi="Arial"/>
        </w:rPr>
        <w:t xml:space="preserve">path and </w:t>
      </w:r>
      <w:r w:rsidRPr="000916B2">
        <w:rPr>
          <w:rFonts w:ascii="Arial" w:hAnsi="Arial"/>
        </w:rPr>
        <w:t>filename of output file; default is fingerprint.txt]</w:t>
      </w:r>
    </w:p>
    <w:p w14:paraId="4B3B90BA" w14:textId="287B4261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</w:t>
      </w:r>
      <w:proofErr w:type="spellStart"/>
      <w:r>
        <w:rPr>
          <w:rFonts w:ascii="Arial" w:hAnsi="Arial"/>
        </w:rPr>
        <w:t>outputmode</w:t>
      </w:r>
      <w:proofErr w:type="spellEnd"/>
      <w:r>
        <w:rPr>
          <w:rFonts w:ascii="Arial" w:hAnsi="Arial"/>
        </w:rPr>
        <w:t xml:space="preserve"> {a, w}   Either appends (a) or overwrites (w) the output file.</w:t>
      </w:r>
    </w:p>
    <w:p w14:paraId="1BAE4913" w14:textId="72B47FE2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</w:t>
      </w:r>
      <w:proofErr w:type="spellStart"/>
      <w:r>
        <w:rPr>
          <w:rFonts w:ascii="Arial" w:hAnsi="Arial"/>
        </w:rPr>
        <w:t>lineranges</w:t>
      </w:r>
      <w:proofErr w:type="spellEnd"/>
      <w:r>
        <w:rPr>
          <w:rFonts w:ascii="Arial" w:hAnsi="Arial"/>
        </w:rPr>
        <w:t xml:space="preserve"> LINERANGES</w:t>
      </w:r>
      <w:r>
        <w:rPr>
          <w:rFonts w:ascii="Arial" w:hAnsi="Arial"/>
        </w:rPr>
        <w:tab/>
        <w:t xml:space="preserve">If this argument is present, the tool will fingerprint a subsection of the target file.  LINERANGES must be a nested list of the form [section A, section B, …] where each section is a list of line numbers defining the range of that section.  The end line is NOT read.  </w:t>
      </w:r>
      <w:proofErr w:type="spellStart"/>
      <w:r>
        <w:rPr>
          <w:rFonts w:ascii="Arial" w:hAnsi="Arial"/>
        </w:rPr>
        <w:t>Fore</w:t>
      </w:r>
      <w:proofErr w:type="spellEnd"/>
      <w:r>
        <w:rPr>
          <w:rFonts w:ascii="Arial" w:hAnsi="Arial"/>
        </w:rPr>
        <w:t xml:space="preserve"> example: --</w:t>
      </w:r>
      <w:proofErr w:type="spellStart"/>
      <w:r>
        <w:rPr>
          <w:rFonts w:ascii="Arial" w:hAnsi="Arial"/>
        </w:rPr>
        <w:t>linerange</w:t>
      </w:r>
      <w:proofErr w:type="spellEnd"/>
      <w:r>
        <w:rPr>
          <w:rFonts w:ascii="Arial" w:hAnsi="Arial"/>
        </w:rPr>
        <w:t>=[[0,1],[2,3]] fingerprints the first and third lines of the file (assuming –</w:t>
      </w:r>
      <w:proofErr w:type="spellStart"/>
      <w:r>
        <w:rPr>
          <w:rFonts w:ascii="Arial" w:hAnsi="Arial"/>
        </w:rPr>
        <w:t>lineindexing</w:t>
      </w:r>
      <w:proofErr w:type="spellEnd"/>
      <w:r>
        <w:rPr>
          <w:rFonts w:ascii="Arial" w:hAnsi="Arial"/>
        </w:rPr>
        <w:t>=0).  Likewise, --</w:t>
      </w:r>
      <w:proofErr w:type="spellStart"/>
      <w:r>
        <w:rPr>
          <w:rFonts w:ascii="Arial" w:hAnsi="Arial"/>
        </w:rPr>
        <w:t>linerange</w:t>
      </w:r>
      <w:proofErr w:type="spellEnd"/>
      <w:r>
        <w:rPr>
          <w:rFonts w:ascii="Arial" w:hAnsi="Arial"/>
        </w:rPr>
        <w:t xml:space="preserve">=[[0,9]] fingerprints the first eight lines only.  If this argument is present, the TARGET argument must be a file. </w:t>
      </w:r>
    </w:p>
    <w:p w14:paraId="119B0461" w14:textId="5D0EB95C" w:rsidR="00CF510B" w:rsidRPr="000916B2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lastRenderedPageBreak/>
        <w:t>--</w:t>
      </w:r>
      <w:proofErr w:type="spellStart"/>
      <w:r>
        <w:rPr>
          <w:rFonts w:ascii="Arial" w:hAnsi="Arial"/>
        </w:rPr>
        <w:t>lineindexing</w:t>
      </w:r>
      <w:proofErr w:type="spellEnd"/>
      <w:r>
        <w:rPr>
          <w:rFonts w:ascii="Arial" w:hAnsi="Arial"/>
        </w:rPr>
        <w:t xml:space="preserve"> {0, 1}</w:t>
      </w:r>
      <w:r>
        <w:rPr>
          <w:rFonts w:ascii="Arial" w:hAnsi="Arial"/>
        </w:rPr>
        <w:tab/>
        <w:t>Determines if the first line of the file is given a value of “0” or “1”.  Defaults to 0.</w:t>
      </w:r>
    </w:p>
    <w:p w14:paraId="5305D74F" w14:textId="77777777" w:rsidR="008316C8" w:rsidRPr="000916B2" w:rsidRDefault="008316C8" w:rsidP="008316C8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Shell file configuration:</w:t>
      </w:r>
    </w:p>
    <w:p w14:paraId="2221DE1F" w14:textId="77777777" w:rsidR="008316C8" w:rsidRPr="000916B2" w:rsidRDefault="008316C8" w:rsidP="00652857">
      <w:pPr>
        <w:pStyle w:val="H1bodytext"/>
        <w:spacing w:after="120"/>
        <w:ind w:left="1440"/>
        <w:rPr>
          <w:rFonts w:ascii="Arial" w:hAnsi="Arial"/>
        </w:rPr>
      </w:pPr>
      <w:r w:rsidRPr="000916B2">
        <w:rPr>
          <w:rFonts w:ascii="Arial" w:hAnsi="Arial" w:cs="Arial"/>
        </w:rPr>
        <w:t>python [directory path]/pylib/fingerprint/fingerprint.py [optional arguments—see above] target</w:t>
      </w:r>
    </w:p>
    <w:p w14:paraId="7B419E9B" w14:textId="62A47213" w:rsidR="0026564F" w:rsidRPr="000916B2" w:rsidRDefault="0026564F" w:rsidP="008316C8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Output: The following information is logged to a path and file (default, i.e. fingerprint.txt) or to a path and file, which is specified by user and is passed to the </w:t>
      </w:r>
      <w:proofErr w:type="spellStart"/>
      <w:r w:rsidR="00BC77E1">
        <w:rPr>
          <w:rFonts w:ascii="Arial" w:hAnsi="Arial" w:cs="Arial"/>
        </w:rPr>
        <w:t>Fingerprinter</w:t>
      </w:r>
      <w:proofErr w:type="spellEnd"/>
      <w:r w:rsidR="00BC77E1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>as an argument (-o/--output OUTPUT)</w:t>
      </w:r>
      <w:r w:rsidR="00BC77E1">
        <w:rPr>
          <w:rFonts w:ascii="Arial" w:hAnsi="Arial" w:cs="Arial"/>
        </w:rPr>
        <w:t>.  The optional argument –</w:t>
      </w:r>
      <w:proofErr w:type="spellStart"/>
      <w:r w:rsidR="00BC77E1">
        <w:rPr>
          <w:rFonts w:ascii="Arial" w:hAnsi="Arial" w:cs="Arial"/>
        </w:rPr>
        <w:t>outputmode</w:t>
      </w:r>
      <w:proofErr w:type="spellEnd"/>
      <w:r w:rsidR="00BC77E1">
        <w:rPr>
          <w:rFonts w:ascii="Arial" w:hAnsi="Arial" w:cs="Arial"/>
        </w:rPr>
        <w:t xml:space="preserve"> controls the write mode (“a” = “append”, “w”=”write/overwrite”).  In default mode, the output file contains:</w:t>
      </w:r>
    </w:p>
    <w:p w14:paraId="1F6E896F" w14:textId="4FDE2399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0916B2">
        <w:rPr>
          <w:rFonts w:ascii="Arial" w:hAnsi="Arial" w:cs="Arial"/>
        </w:rPr>
        <w:t>DateTime</w:t>
      </w:r>
      <w:proofErr w:type="spellEnd"/>
      <w:r w:rsidRPr="000916B2">
        <w:rPr>
          <w:rFonts w:ascii="Arial" w:hAnsi="Arial" w:cs="Arial"/>
        </w:rPr>
        <w:t xml:space="preserve"> stamp </w:t>
      </w:r>
    </w:p>
    <w:p w14:paraId="6E9B3B2B" w14:textId="288331AB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Total number of files fingerprinted (if a directory is specified)</w:t>
      </w:r>
    </w:p>
    <w:p w14:paraId="5439C446" w14:textId="59B9286E" w:rsidR="0026564F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Path and file name and corresponding hash for each file</w:t>
      </w:r>
      <w:r w:rsidR="00785E61" w:rsidRPr="000916B2">
        <w:rPr>
          <w:rFonts w:ascii="Arial" w:hAnsi="Arial" w:cs="Arial"/>
        </w:rPr>
        <w:t xml:space="preserve"> fingerprinted</w:t>
      </w:r>
    </w:p>
    <w:p w14:paraId="2F50E286" w14:textId="724BC1ED" w:rsidR="00BC77E1" w:rsidRPr="000916B2" w:rsidRDefault="00BC77E1" w:rsidP="00BC77E1">
      <w:pPr>
        <w:pStyle w:val="H1bodytext"/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If the argument “—sections” is specified, the output will contain the hash of each specified section instead of the path and file name. If “—sections” is specified, the </w:t>
      </w:r>
      <w:proofErr w:type="spellStart"/>
      <w:r>
        <w:rPr>
          <w:rFonts w:ascii="Arial" w:hAnsi="Arial" w:cs="Arial"/>
        </w:rPr>
        <w:t>fingerprinter</w:t>
      </w:r>
      <w:proofErr w:type="spellEnd"/>
      <w:r>
        <w:rPr>
          <w:rFonts w:ascii="Arial" w:hAnsi="Arial" w:cs="Arial"/>
        </w:rPr>
        <w:t xml:space="preserve"> will not processes a directory.</w:t>
      </w:r>
    </w:p>
    <w:p w14:paraId="5EB9379F" w14:textId="3364B935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3A21F681" w14:textId="6D78AE35" w:rsidR="00DB7164" w:rsidRPr="000916B2" w:rsidRDefault="00DB7164" w:rsidP="00BC77E1">
      <w:pPr>
        <w:pStyle w:val="H1bodytext"/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An independent code walkthrough was conducted by Mitchell Tufford on 11/22/2019. A summary and resolution of the comments is presented in Appendix A, table A-1.</w:t>
      </w:r>
    </w:p>
    <w:p w14:paraId="3D07444B" w14:textId="77777777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20435C5C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Requirements Traceability Matrix</w:t>
      </w:r>
    </w:p>
    <w:p w14:paraId="65672800" w14:textId="01CC6ECE" w:rsidR="0026564F" w:rsidRPr="000916B2" w:rsidRDefault="0086478B" w:rsidP="0026564F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requirements traceability matrix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5930"/>
      </w:tblGrid>
      <w:tr w:rsidR="000916B2" w:rsidRPr="000916B2" w14:paraId="7C0A39E8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049B579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1. </w:t>
            </w:r>
            <w:proofErr w:type="spellStart"/>
            <w:r w:rsidR="00785E61" w:rsidRPr="000916B2">
              <w:rPr>
                <w:rFonts w:ascii="Arial" w:hAnsi="Arial"/>
                <w:b/>
              </w:rPr>
              <w:t>Fingerprinter</w:t>
            </w:r>
            <w:proofErr w:type="spellEnd"/>
            <w:r w:rsidRPr="000916B2">
              <w:rPr>
                <w:rFonts w:ascii="Arial" w:hAnsi="Arial"/>
                <w:b/>
              </w:rPr>
              <w:t xml:space="preserve"> Tool</w:t>
            </w:r>
            <w:r w:rsidRPr="000916B2"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0916B2" w:rsidRPr="000916B2" w14:paraId="23B00504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Functional Requirement ID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Acceptance Test ID</w:t>
            </w:r>
          </w:p>
        </w:tc>
        <w:tc>
          <w:tcPr>
            <w:tcW w:w="593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</w:tr>
      <w:tr w:rsidR="000916B2" w:rsidRPr="000916B2" w14:paraId="45B965CD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auto"/>
            <w:vAlign w:val="center"/>
          </w:tcPr>
          <w:p w14:paraId="32BD3D2D" w14:textId="6E22CEBE" w:rsidR="0026564F" w:rsidRPr="000916B2" w:rsidRDefault="0026564F" w:rsidP="00EE6C3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QA Level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20E0AF35" w14:textId="2886DE2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  <w:bCs/>
              </w:rPr>
              <w:t>IT-1</w:t>
            </w:r>
          </w:p>
        </w:tc>
        <w:tc>
          <w:tcPr>
            <w:tcW w:w="5930" w:type="dxa"/>
            <w:shd w:val="clear" w:color="auto" w:fill="auto"/>
            <w:vAlign w:val="center"/>
          </w:tcPr>
          <w:p w14:paraId="66AE3F25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0916B2">
              <w:rPr>
                <w:rFonts w:ascii="Arial" w:hAnsi="Arial"/>
              </w:rPr>
              <w:t>Installation Test</w:t>
            </w:r>
          </w:p>
        </w:tc>
      </w:tr>
      <w:tr w:rsidR="000916B2" w:rsidRPr="000916B2" w14:paraId="393BA0CF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748350DF" w14:textId="5CE57626" w:rsidR="0026564F" w:rsidRPr="000916B2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  <w:r w:rsidRPr="000916B2">
              <w:rPr>
                <w:rFonts w:ascii="Arial" w:hAnsi="Arial"/>
              </w:rPr>
              <w:br/>
              <w:t>FR-3</w:t>
            </w:r>
          </w:p>
        </w:tc>
        <w:tc>
          <w:tcPr>
            <w:tcW w:w="2080" w:type="dxa"/>
            <w:vAlign w:val="center"/>
          </w:tcPr>
          <w:p w14:paraId="6CC26E53" w14:textId="460335BA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TC-1</w:t>
            </w:r>
          </w:p>
        </w:tc>
        <w:tc>
          <w:tcPr>
            <w:tcW w:w="5930" w:type="dxa"/>
            <w:vAlign w:val="center"/>
          </w:tcPr>
          <w:p w14:paraId="7A0F54F8" w14:textId="3519E6C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file</w:t>
            </w:r>
          </w:p>
        </w:tc>
      </w:tr>
      <w:tr w:rsidR="000916B2" w:rsidRPr="000916B2" w14:paraId="7C01A5F8" w14:textId="77777777" w:rsidTr="0057454C">
        <w:trPr>
          <w:trHeight w:val="431"/>
        </w:trPr>
        <w:tc>
          <w:tcPr>
            <w:tcW w:w="2070" w:type="dxa"/>
            <w:vAlign w:val="center"/>
          </w:tcPr>
          <w:p w14:paraId="71FE8986" w14:textId="3DB10CE5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FR-2</w:t>
            </w:r>
            <w:r w:rsidR="0057454C" w:rsidRPr="000916B2">
              <w:rPr>
                <w:rFonts w:ascii="Arial" w:hAnsi="Arial"/>
              </w:rPr>
              <w:t xml:space="preserve"> </w:t>
            </w:r>
            <w:r w:rsidR="0057454C">
              <w:rPr>
                <w:rFonts w:ascii="Arial" w:hAnsi="Arial"/>
              </w:rPr>
              <w:br/>
            </w:r>
            <w:r w:rsidR="0057454C"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CEEDED4" w14:textId="0430E941" w:rsidR="008C67F4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8C67F4" w:rsidRPr="000916B2">
              <w:rPr>
                <w:rFonts w:ascii="Arial" w:hAnsi="Arial"/>
              </w:rPr>
              <w:t>TC-2</w:t>
            </w:r>
          </w:p>
        </w:tc>
        <w:tc>
          <w:tcPr>
            <w:tcW w:w="5930" w:type="dxa"/>
            <w:vAlign w:val="center"/>
          </w:tcPr>
          <w:p w14:paraId="02E73C51" w14:textId="0CDF6437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</w:t>
            </w:r>
            <w:r w:rsidR="00950A83" w:rsidRPr="000916B2">
              <w:rPr>
                <w:rFonts w:ascii="Arial" w:hAnsi="Arial"/>
              </w:rPr>
              <w:t xml:space="preserve"> a specified directory and the </w:t>
            </w:r>
            <w:r w:rsidR="00FA4798" w:rsidRPr="000916B2">
              <w:rPr>
                <w:rFonts w:ascii="Arial" w:hAnsi="Arial"/>
              </w:rPr>
              <w:t xml:space="preserve">files located </w:t>
            </w:r>
            <w:r w:rsidR="00950A83" w:rsidRPr="000916B2">
              <w:rPr>
                <w:rFonts w:ascii="Arial" w:hAnsi="Arial"/>
              </w:rPr>
              <w:t>in the</w:t>
            </w:r>
            <w:r w:rsidRPr="000916B2">
              <w:rPr>
                <w:rFonts w:ascii="Arial" w:hAnsi="Arial"/>
              </w:rPr>
              <w:t xml:space="preserve"> directory path </w:t>
            </w:r>
          </w:p>
        </w:tc>
      </w:tr>
      <w:tr w:rsidR="000916B2" w:rsidRPr="000916B2" w14:paraId="3DCD9B89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552EA787" w14:textId="4A64DACB" w:rsidR="0026564F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1A2A6A1A" w14:textId="37C5DBBE" w:rsidR="0057454C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0FFDED94" w14:textId="79DDBB3C" w:rsidR="0057454C" w:rsidRPr="000916B2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1B8FF4C6" w14:textId="63711D6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3</w:t>
            </w:r>
          </w:p>
        </w:tc>
        <w:tc>
          <w:tcPr>
            <w:tcW w:w="5930" w:type="dxa"/>
            <w:vAlign w:val="center"/>
          </w:tcPr>
          <w:p w14:paraId="7CAE17A2" w14:textId="5EA95B30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Fingerprint two files </w:t>
            </w:r>
            <w:r w:rsidR="00D91A6D" w:rsidRPr="000916B2">
              <w:rPr>
                <w:rFonts w:ascii="Arial" w:hAnsi="Arial"/>
              </w:rPr>
              <w:t xml:space="preserve">(identical </w:t>
            </w:r>
            <w:r w:rsidRPr="000916B2">
              <w:rPr>
                <w:rFonts w:ascii="Arial" w:hAnsi="Arial"/>
              </w:rPr>
              <w:t>except for filename</w:t>
            </w:r>
            <w:r w:rsidR="00D91A6D" w:rsidRPr="000916B2">
              <w:rPr>
                <w:rFonts w:ascii="Arial" w:hAnsi="Arial"/>
              </w:rPr>
              <w:t>)</w:t>
            </w:r>
          </w:p>
        </w:tc>
      </w:tr>
      <w:tr w:rsidR="000916B2" w:rsidRPr="000916B2" w14:paraId="29800D07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6586B0EC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1" w:name="_Hlk11229718"/>
            <w:r w:rsidRPr="000916B2">
              <w:rPr>
                <w:rFonts w:ascii="Arial" w:hAnsi="Arial"/>
              </w:rPr>
              <w:t>FR-1</w:t>
            </w:r>
          </w:p>
          <w:p w14:paraId="7B3E295E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3D4B003" w14:textId="5B67419D" w:rsidR="0026564F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61712360" w14:textId="0582F55B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4</w:t>
            </w:r>
          </w:p>
        </w:tc>
        <w:tc>
          <w:tcPr>
            <w:tcW w:w="5930" w:type="dxa"/>
            <w:vAlign w:val="center"/>
          </w:tcPr>
          <w:p w14:paraId="4C67143C" w14:textId="0E6728EE" w:rsidR="0026564F" w:rsidRPr="000916B2" w:rsidRDefault="00D91A6D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files (identical except for filename and date stamp)</w:t>
            </w:r>
            <w:r w:rsidR="008812FC" w:rsidRPr="000916B2">
              <w:rPr>
                <w:rFonts w:ascii="Arial" w:hAnsi="Arial" w:cs="Arial"/>
              </w:rPr>
              <w:t xml:space="preserve"> </w:t>
            </w:r>
          </w:p>
        </w:tc>
      </w:tr>
      <w:tr w:rsidR="000916B2" w:rsidRPr="000916B2" w14:paraId="448958A9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1EA51E15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3F7FC759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17E9821" w14:textId="234D018C" w:rsidR="00D91A6D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09EEDE0" w14:textId="0C0B6939" w:rsidR="00D91A6D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C640F1" w:rsidRPr="000916B2">
              <w:rPr>
                <w:rFonts w:ascii="Arial" w:hAnsi="Arial"/>
              </w:rPr>
              <w:t>TC-5</w:t>
            </w:r>
          </w:p>
        </w:tc>
        <w:tc>
          <w:tcPr>
            <w:tcW w:w="5930" w:type="dxa"/>
            <w:vAlign w:val="center"/>
          </w:tcPr>
          <w:p w14:paraId="2C188A96" w14:textId="74FEC814" w:rsidR="00D91A6D" w:rsidRPr="000916B2" w:rsidRDefault="00C640F1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different files</w:t>
            </w:r>
          </w:p>
        </w:tc>
      </w:tr>
      <w:tr w:rsidR="001536CB" w:rsidRPr="000916B2" w14:paraId="55BE100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1304856F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2F7FBB7B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599CFA10" w14:textId="5C4125B5" w:rsidR="001536CB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76320AD4" w14:textId="2CD055EC" w:rsidR="001536CB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1536CB" w:rsidRPr="000916B2">
              <w:rPr>
                <w:rFonts w:ascii="Arial" w:hAnsi="Arial"/>
              </w:rPr>
              <w:t>TC-6</w:t>
            </w:r>
          </w:p>
        </w:tc>
        <w:tc>
          <w:tcPr>
            <w:tcW w:w="5930" w:type="dxa"/>
            <w:vAlign w:val="center"/>
          </w:tcPr>
          <w:p w14:paraId="78D6711B" w14:textId="3EFB23CB" w:rsidR="001536CB" w:rsidRPr="000916B2" w:rsidRDefault="001536C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compressed file and the contents of the compressed folder after uncompressing</w:t>
            </w:r>
          </w:p>
        </w:tc>
      </w:tr>
      <w:tr w:rsidR="00903DCA" w:rsidRPr="000916B2" w14:paraId="1B2CB7B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7C842881" w14:textId="3E98E4B1" w:rsidR="00903DCA" w:rsidRPr="000916B2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FR-4</w:t>
            </w:r>
          </w:p>
        </w:tc>
        <w:tc>
          <w:tcPr>
            <w:tcW w:w="2080" w:type="dxa"/>
            <w:vAlign w:val="center"/>
          </w:tcPr>
          <w:p w14:paraId="7512D3B2" w14:textId="2876F704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5930" w:type="dxa"/>
            <w:vAlign w:val="center"/>
          </w:tcPr>
          <w:p w14:paraId="6E505729" w14:textId="02947DED" w:rsidR="00903DCA" w:rsidRPr="000916B2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Fingerprint a section of a file</w:t>
            </w:r>
          </w:p>
        </w:tc>
      </w:tr>
      <w:tr w:rsidR="00903DCA" w:rsidRPr="000916B2" w14:paraId="75C0692C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698229E6" w14:textId="1BB86AC4" w:rsidR="00903DCA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FR-5</w:t>
            </w:r>
          </w:p>
        </w:tc>
        <w:tc>
          <w:tcPr>
            <w:tcW w:w="2080" w:type="dxa"/>
            <w:vAlign w:val="center"/>
          </w:tcPr>
          <w:p w14:paraId="418E574A" w14:textId="7E6EFE5E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CACIE-fingerprint.py-TC-8</w:t>
            </w:r>
          </w:p>
        </w:tc>
        <w:tc>
          <w:tcPr>
            <w:tcW w:w="5930" w:type="dxa"/>
            <w:vAlign w:val="center"/>
          </w:tcPr>
          <w:p w14:paraId="0CB77998" w14:textId="5FC3278D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Run </w:t>
            </w:r>
            <w:proofErr w:type="spellStart"/>
            <w:r>
              <w:rPr>
                <w:rFonts w:ascii="Arial" w:hAnsi="Arial"/>
              </w:rPr>
              <w:t>fingerprinter</w:t>
            </w:r>
            <w:proofErr w:type="spellEnd"/>
            <w:r>
              <w:rPr>
                <w:rFonts w:ascii="Arial" w:hAnsi="Arial"/>
              </w:rPr>
              <w:t xml:space="preserve"> in append mode</w:t>
            </w:r>
          </w:p>
        </w:tc>
      </w:tr>
      <w:bookmarkEnd w:id="1"/>
    </w:tbl>
    <w:p w14:paraId="3080871B" w14:textId="77777777" w:rsidR="0026564F" w:rsidRPr="000916B2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2F3587B" w14:textId="77777777" w:rsidR="0026564F" w:rsidRPr="000916B2" w:rsidRDefault="0026564F" w:rsidP="00E62A15">
      <w:pPr>
        <w:pStyle w:val="H1bodytext"/>
        <w:spacing w:after="120"/>
        <w:rPr>
          <w:rFonts w:ascii="Arial" w:hAnsi="Arial"/>
        </w:rPr>
      </w:pPr>
    </w:p>
    <w:p w14:paraId="1AFC181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Test Plan and Cases</w:t>
      </w:r>
    </w:p>
    <w:p w14:paraId="297D2268" w14:textId="3201B9CE" w:rsidR="0086478B" w:rsidRPr="000916B2" w:rsidRDefault="0086478B" w:rsidP="0086478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test plan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6030"/>
        <w:gridCol w:w="2250"/>
      </w:tblGrid>
      <w:tr w:rsidR="000916B2" w:rsidRPr="000916B2" w14:paraId="1C896EF4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6E1E30CF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2.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 w:rsidR="0039532C">
              <w:rPr>
                <w:rFonts w:ascii="Arial" w:hAnsi="Arial" w:cs="Arial"/>
                <w:b/>
              </w:rPr>
              <w:t>er</w:t>
            </w:r>
            <w:proofErr w:type="spellEnd"/>
            <w:r w:rsidR="0039532C"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Test Plan</w:t>
            </w:r>
          </w:p>
        </w:tc>
      </w:tr>
      <w:tr w:rsidR="000916B2" w:rsidRPr="000916B2" w14:paraId="22F03384" w14:textId="77777777" w:rsidTr="00B7342B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0916B2" w:rsidRPr="000916B2" w14:paraId="00BA3CC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3E69ED1D" w14:textId="718CC82C" w:rsidR="00515CC8" w:rsidRPr="000916B2" w:rsidRDefault="007332A6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  in acceptance test report</w:t>
            </w:r>
          </w:p>
        </w:tc>
      </w:tr>
      <w:tr w:rsidR="00DE09F5" w:rsidRPr="000916B2" w14:paraId="0DBE588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2DCF88C2" w14:textId="12BDE5F3" w:rsidR="00DE09F5" w:rsidRPr="000916B2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DE09F5" w:rsidRPr="000916B2" w14:paraId="51E7F326" w14:textId="77777777" w:rsidTr="0057454C">
        <w:trPr>
          <w:trHeight w:val="2798"/>
        </w:trPr>
        <w:tc>
          <w:tcPr>
            <w:tcW w:w="10080" w:type="dxa"/>
            <w:gridSpan w:val="3"/>
            <w:vAlign w:val="center"/>
          </w:tcPr>
          <w:p w14:paraId="778D192F" w14:textId="77777777" w:rsidR="00DE09F5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5D93093" w14:textId="77777777" w:rsidR="00082FBB" w:rsidRDefault="00082FBB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228B943F" w14:textId="70D3BBD1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31FE85BC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</w:t>
            </w:r>
            <w:proofErr w:type="gramStart"/>
            <w:r>
              <w:rPr>
                <w:rFonts w:ascii="Arial" w:hAnsi="Arial"/>
                <w:i/>
                <w:iCs/>
              </w:rPr>
              <w:t>pull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1C462ACA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79E8E62D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212CE5FE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C591E31" w14:textId="38E093CA" w:rsidR="00DE09F5" w:rsidRDefault="00DE09F5" w:rsidP="0057454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</w:t>
            </w:r>
            <w:r w:rsidR="00082FB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 xml:space="preserve"> first 6 characters of git S</w:t>
            </w:r>
            <w:r w:rsidR="007924FB">
              <w:rPr>
                <w:rFonts w:ascii="Arial" w:hAnsi="Arial"/>
                <w:i/>
                <w:iCs/>
              </w:rPr>
              <w:t>H</w:t>
            </w:r>
            <w:r>
              <w:rPr>
                <w:rFonts w:ascii="Arial" w:hAnsi="Arial"/>
                <w:i/>
                <w:iCs/>
              </w:rPr>
              <w:t>A-1 hash tag in acceptance test report</w:t>
            </w:r>
          </w:p>
        </w:tc>
      </w:tr>
      <w:tr w:rsidR="000916B2" w:rsidRPr="000916B2" w14:paraId="36B85DEB" w14:textId="77777777" w:rsidTr="0057454C">
        <w:trPr>
          <w:trHeight w:val="1340"/>
        </w:trPr>
        <w:tc>
          <w:tcPr>
            <w:tcW w:w="1800" w:type="dxa"/>
            <w:vMerge w:val="restart"/>
            <w:vAlign w:val="center"/>
          </w:tcPr>
          <w:p w14:paraId="292D37FB" w14:textId="32CF72D8" w:rsidR="007332A6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7332A6"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0807CBF2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44678DAE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C3F63" w14:textId="1CFDD8EB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Linux command window:</w:t>
            </w:r>
          </w:p>
          <w:p w14:paraId="46C961C3" w14:textId="09BE9B80" w:rsidR="007332A6" w:rsidRPr="000916B2" w:rsidRDefault="007332A6" w:rsidP="00DB7164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20A2A405" w14:textId="77777777" w:rsidTr="0057454C">
        <w:trPr>
          <w:trHeight w:val="890"/>
        </w:trPr>
        <w:tc>
          <w:tcPr>
            <w:tcW w:w="1800" w:type="dxa"/>
            <w:vMerge/>
            <w:vAlign w:val="center"/>
          </w:tcPr>
          <w:p w14:paraId="5C73143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5DBE9BC" w14:textId="3F80C725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_linux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="00981A17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</w:tc>
      </w:tr>
      <w:tr w:rsidR="007924FB" w:rsidRPr="000916B2" w14:paraId="07952806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1A7B1BAD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5DAB0BDE" w14:textId="094032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7FE176BD" w14:textId="5314BD3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158449E3" w14:textId="77777777" w:rsidTr="0057454C">
        <w:trPr>
          <w:trHeight w:val="818"/>
        </w:trPr>
        <w:tc>
          <w:tcPr>
            <w:tcW w:w="1800" w:type="dxa"/>
            <w:vMerge/>
            <w:vAlign w:val="center"/>
          </w:tcPr>
          <w:p w14:paraId="002D2F4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4A9CD334" w14:textId="26F3942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607C242A" w14:textId="1B02845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753D2A4A" w14:textId="77777777" w:rsidTr="0057454C">
        <w:trPr>
          <w:trHeight w:val="1232"/>
        </w:trPr>
        <w:tc>
          <w:tcPr>
            <w:tcW w:w="1800" w:type="dxa"/>
            <w:vMerge/>
            <w:vAlign w:val="center"/>
          </w:tcPr>
          <w:p w14:paraId="07EE377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2770A9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79E7885F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14E1D" w14:textId="77C8919F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Windows command window:</w:t>
            </w:r>
          </w:p>
          <w:p w14:paraId="58D16C86" w14:textId="0BEE7233" w:rsidR="007924FB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591A7DDF" w14:textId="77777777" w:rsidTr="0057454C">
        <w:trPr>
          <w:trHeight w:val="980"/>
        </w:trPr>
        <w:tc>
          <w:tcPr>
            <w:tcW w:w="1800" w:type="dxa"/>
            <w:vMerge/>
            <w:vAlign w:val="center"/>
          </w:tcPr>
          <w:p w14:paraId="32401531" w14:textId="2B5CCD9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2" w:name="_Hlk29632229"/>
          </w:p>
        </w:tc>
        <w:tc>
          <w:tcPr>
            <w:tcW w:w="8280" w:type="dxa"/>
            <w:gridSpan w:val="2"/>
            <w:vAlign w:val="center"/>
          </w:tcPr>
          <w:p w14:paraId="1C3C872D" w14:textId="2E33F4F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_windows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Pr="000916B2">
              <w:rPr>
                <w:rFonts w:ascii="Arial" w:hAnsi="Arial"/>
                <w:i/>
                <w:iCs/>
              </w:rPr>
              <w:t xml:space="preserve"> 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</w:t>
            </w:r>
            <w:r w:rsidR="00981A17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7924FB" w:rsidRPr="000916B2" w14:paraId="2FD8E320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685BBA83" w14:textId="1BC275E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20F2003" w14:textId="7DE208B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94BE6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1874DE4C" w14:textId="77777777" w:rsidTr="0057454C">
        <w:trPr>
          <w:trHeight w:val="800"/>
        </w:trPr>
        <w:tc>
          <w:tcPr>
            <w:tcW w:w="1800" w:type="dxa"/>
            <w:vMerge/>
            <w:vAlign w:val="center"/>
          </w:tcPr>
          <w:p w14:paraId="2E8E210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D962B04" w14:textId="32FA046F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24FCFCA4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2"/>
      <w:tr w:rsidR="007924FB" w:rsidRPr="000916B2" w14:paraId="4A7599C7" w14:textId="40FC3A0C" w:rsidTr="00A11B4B">
        <w:trPr>
          <w:trHeight w:val="548"/>
        </w:trPr>
        <w:tc>
          <w:tcPr>
            <w:tcW w:w="10080" w:type="dxa"/>
            <w:gridSpan w:val="3"/>
            <w:vAlign w:val="center"/>
          </w:tcPr>
          <w:p w14:paraId="69A3C2D0" w14:textId="177BCAF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="009A4CCA" w:rsidRPr="000916B2">
              <w:rPr>
                <w:rFonts w:ascii="Arial" w:hAnsi="Arial"/>
                <w:i/>
                <w:iCs/>
              </w:rPr>
              <w:t>]</w:t>
            </w:r>
            <w:r w:rsidR="009A4CCA">
              <w:rPr>
                <w:rFonts w:ascii="Arial" w:hAnsi="Arial"/>
                <w:i/>
                <w:iCs/>
              </w:rPr>
              <w:t>/</w:t>
            </w:r>
            <w:proofErr w:type="spellStart"/>
            <w:r w:rsidR="009A4CCA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7B416902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14B9D8F6" w14:textId="49285AF2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7ED5677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8C5119C" w14:textId="0BBD2446" w:rsidR="007924FB" w:rsidRPr="000916B2" w:rsidRDefault="00C9057B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="007924FB"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="007924FB"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="007924FB" w:rsidRPr="000916B2">
              <w:rPr>
                <w:rFonts w:ascii="Arial" w:hAnsi="Arial"/>
                <w:i/>
                <w:iCs/>
              </w:rPr>
              <w:t>-1.</w:t>
            </w:r>
            <w:r w:rsidR="00011D1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CADF1FF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0AC628A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3" w:name="_Hlk24371554"/>
          </w:p>
        </w:tc>
        <w:tc>
          <w:tcPr>
            <w:tcW w:w="6030" w:type="dxa"/>
            <w:vAlign w:val="center"/>
          </w:tcPr>
          <w:p w14:paraId="6F11287C" w14:textId="44F042D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="00C9057B" w:rsidRPr="00C9057B">
              <w:rPr>
                <w:rFonts w:ascii="Arial" w:hAnsi="Arial"/>
              </w:rPr>
              <w:t>fingerprinter.py_TC-1_fingerprint.txt</w:t>
            </w:r>
            <w:r w:rsidR="00C9057B"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004B1D41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3"/>
      <w:tr w:rsidR="007924FB" w:rsidRPr="000916B2" w14:paraId="3CB0260F" w14:textId="77777777" w:rsidTr="00B7342B">
        <w:trPr>
          <w:trHeight w:val="917"/>
        </w:trPr>
        <w:tc>
          <w:tcPr>
            <w:tcW w:w="1800" w:type="dxa"/>
            <w:vMerge w:val="restart"/>
            <w:vAlign w:val="center"/>
          </w:tcPr>
          <w:p w14:paraId="5062B7AE" w14:textId="2C35C3C4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762D7B4E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9E04B28" w14:textId="177C45A2" w:rsidR="007924FB" w:rsidRPr="000916B2" w:rsidRDefault="00011D15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1C038095" w14:textId="77777777" w:rsidTr="00B7342B">
        <w:trPr>
          <w:trHeight w:val="2015"/>
        </w:trPr>
        <w:tc>
          <w:tcPr>
            <w:tcW w:w="1800" w:type="dxa"/>
            <w:vMerge/>
            <w:vAlign w:val="center"/>
          </w:tcPr>
          <w:p w14:paraId="4CB0CFD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AEFA2BA" w14:textId="1588172B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 w:rsidR="00011D15"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 w:rsidR="00011D15"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1552BCE2" w14:textId="77777777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7F577A44" w14:textId="78690806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36221C09" w14:textId="71144D65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559A503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53CE3548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3B244AB4" w14:textId="25A4057B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</w:t>
            </w:r>
            <w:bookmarkStart w:id="4" w:name="_Hlk24371252"/>
            <w:r w:rsidRPr="000916B2">
              <w:rPr>
                <w:rFonts w:ascii="Arial" w:hAnsi="Arial"/>
              </w:rPr>
              <w:t>3</w:t>
            </w:r>
          </w:p>
        </w:tc>
        <w:tc>
          <w:tcPr>
            <w:tcW w:w="8280" w:type="dxa"/>
            <w:gridSpan w:val="2"/>
            <w:vAlign w:val="center"/>
          </w:tcPr>
          <w:p w14:paraId="29C1A368" w14:textId="7CB94693" w:rsidR="007924FB" w:rsidRPr="000916B2" w:rsidRDefault="00EF5526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="007924FB"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="007924FB" w:rsidRPr="000916B2">
              <w:rPr>
                <w:rFonts w:ascii="Arial" w:hAnsi="Arial"/>
                <w:i/>
                <w:iCs/>
              </w:rPr>
              <w:t xml:space="preserve">”. </w:t>
            </w:r>
          </w:p>
          <w:p w14:paraId="66BE4E78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A52C14A" w14:textId="0B44C1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EF5526"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EF5526"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7924FB" w:rsidRPr="000916B2" w14:paraId="2F88FD09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51BBBF7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C6199E8" w14:textId="2FE1C77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AAC5015" w14:textId="2D993CDF" w:rsidR="007924FB" w:rsidRPr="000916B2" w:rsidRDefault="007924FB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fingerprint</w:t>
            </w:r>
            <w:r w:rsidR="00E46EE3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 w:rsidR="0090578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0DBB74C5" w14:textId="77777777" w:rsidTr="00B7342B">
        <w:trPr>
          <w:trHeight w:val="1430"/>
        </w:trPr>
        <w:tc>
          <w:tcPr>
            <w:tcW w:w="1800" w:type="dxa"/>
            <w:vMerge/>
            <w:vAlign w:val="center"/>
          </w:tcPr>
          <w:p w14:paraId="28DEFFA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7960B30" w14:textId="6AC1084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51A7E594" w14:textId="7A5ADE9B" w:rsidR="00646105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0E032E46" w14:textId="19FED40F" w:rsidR="007924FB" w:rsidRPr="000916B2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</w:t>
            </w:r>
            <w:r w:rsidR="007924FB"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2B12DD2B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6E261A4A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48F161FE" w14:textId="2072F9E8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5" w:name="_Hlk24373848"/>
            <w:bookmarkEnd w:id="4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7D2E32DF" w14:textId="4B647F8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 w:rsidR="00931308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.txt”.</w:t>
            </w:r>
          </w:p>
          <w:p w14:paraId="6F491E7E" w14:textId="32658F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6323C414" w14:textId="219B5A5C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931308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7924FB" w:rsidRPr="000916B2" w14:paraId="4594C01A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21BC407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E023414" w14:textId="6A17C70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D70082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7924FB" w:rsidRPr="000916B2" w14:paraId="77276321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607C0DB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26D789" w14:textId="7ABDC8D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7924FB" w:rsidRPr="000916B2" w14:paraId="00ABC378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46CB7FB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07EF92FC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CE6788F" w14:textId="2D3CD063" w:rsidR="007924FB" w:rsidRPr="000916B2" w:rsidRDefault="00905785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A2A1358" w14:textId="77777777" w:rsidTr="00B7342B">
        <w:trPr>
          <w:trHeight w:val="1610"/>
        </w:trPr>
        <w:tc>
          <w:tcPr>
            <w:tcW w:w="1800" w:type="dxa"/>
            <w:vMerge/>
            <w:vAlign w:val="center"/>
          </w:tcPr>
          <w:p w14:paraId="58768AF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D3B21" w14:textId="111339BD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2191081D" w14:textId="690B0A33" w:rsidR="007924FB" w:rsidRPr="004F4866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.txt </w:t>
            </w:r>
          </w:p>
          <w:p w14:paraId="7823AA78" w14:textId="5700D6DA" w:rsidR="007924FB" w:rsidRPr="0057454C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Copy.txt </w:t>
            </w:r>
          </w:p>
          <w:p w14:paraId="56BD09CE" w14:textId="103519C2" w:rsidR="007924FB" w:rsidRPr="000916B2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2D2E095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07CB09A2" w14:textId="77777777" w:rsidTr="00B7342B">
        <w:trPr>
          <w:trHeight w:val="800"/>
        </w:trPr>
        <w:tc>
          <w:tcPr>
            <w:tcW w:w="1800" w:type="dxa"/>
            <w:vMerge w:val="restart"/>
            <w:vAlign w:val="center"/>
          </w:tcPr>
          <w:p w14:paraId="6ED63479" w14:textId="75E9F1ED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6" w:name="_Hlk24374494"/>
            <w:bookmarkEnd w:id="5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2AA7F0BB" w14:textId="1BC3E73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905785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05785">
              <w:rPr>
                <w:rFonts w:ascii="Arial" w:hAnsi="Arial"/>
                <w:i/>
                <w:iCs/>
              </w:rPr>
              <w:t xml:space="preserve"> C</w:t>
            </w:r>
            <w:r w:rsidR="00905785" w:rsidRPr="000916B2">
              <w:rPr>
                <w:rFonts w:ascii="Arial" w:hAnsi="Arial"/>
                <w:i/>
                <w:iCs/>
              </w:rPr>
              <w:t>opy</w:t>
            </w:r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7924FB" w:rsidRPr="000916B2" w14:paraId="3C1EB67F" w14:textId="77777777" w:rsidTr="00B7342B">
        <w:trPr>
          <w:trHeight w:val="710"/>
        </w:trPr>
        <w:tc>
          <w:tcPr>
            <w:tcW w:w="1800" w:type="dxa"/>
            <w:vMerge/>
            <w:vAlign w:val="center"/>
          </w:tcPr>
          <w:p w14:paraId="47209F0F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982DB2A" w14:textId="640A318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7924FB" w:rsidRPr="000916B2" w14:paraId="35712EF5" w14:textId="77777777" w:rsidTr="00B7342B">
        <w:trPr>
          <w:trHeight w:val="692"/>
        </w:trPr>
        <w:tc>
          <w:tcPr>
            <w:tcW w:w="1800" w:type="dxa"/>
            <w:vMerge/>
            <w:vAlign w:val="center"/>
          </w:tcPr>
          <w:p w14:paraId="7CAFDD1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8B0E5EA" w14:textId="62E37EA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7924FB" w:rsidRPr="000916B2" w14:paraId="54BA98DE" w14:textId="77777777" w:rsidTr="0057454C">
        <w:trPr>
          <w:trHeight w:val="827"/>
        </w:trPr>
        <w:tc>
          <w:tcPr>
            <w:tcW w:w="1800" w:type="dxa"/>
            <w:vMerge/>
            <w:vAlign w:val="center"/>
          </w:tcPr>
          <w:p w14:paraId="52233B9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7" w:name="_Hlk24025033"/>
          </w:p>
        </w:tc>
        <w:tc>
          <w:tcPr>
            <w:tcW w:w="8280" w:type="dxa"/>
            <w:gridSpan w:val="2"/>
            <w:vAlign w:val="center"/>
          </w:tcPr>
          <w:p w14:paraId="10CA19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CB2718A" w14:textId="511E6194" w:rsidR="007924FB" w:rsidRPr="000916B2" w:rsidRDefault="00905785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2EFF701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15875F6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11C9AC6" w14:textId="159248A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5E5B216B" w14:textId="097B9595" w:rsidR="007924FB" w:rsidRPr="004F4866" w:rsidRDefault="00905785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29D21098" w14:textId="3DC133B9" w:rsidR="007924FB" w:rsidRPr="000916B2" w:rsidRDefault="007924FB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proofErr w:type="spellStart"/>
            <w:r w:rsidR="0090578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0563DBB2" w14:textId="4289C3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21CA534A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42E70EE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4CB12AD" w14:textId="37EA1CF9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DA5AC87" w14:textId="190E522E" w:rsidR="007924FB" w:rsidRPr="000916B2" w:rsidRDefault="00905785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3533DDA2" w14:textId="54744B2E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bookmarkEnd w:id="6"/>
      <w:bookmarkEnd w:id="7"/>
      <w:tr w:rsidR="007924FB" w:rsidRPr="000916B2" w14:paraId="63C72E86" w14:textId="77777777" w:rsidTr="00B7342B">
        <w:trPr>
          <w:trHeight w:val="956"/>
        </w:trPr>
        <w:tc>
          <w:tcPr>
            <w:tcW w:w="1800" w:type="dxa"/>
            <w:vMerge w:val="restart"/>
            <w:vAlign w:val="center"/>
          </w:tcPr>
          <w:p w14:paraId="2FC76BDE" w14:textId="2AF2F7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1081EF54" w14:textId="523C06B4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7924FB" w:rsidRPr="000916B2" w14:paraId="28D28C16" w14:textId="77777777" w:rsidTr="00B7342B">
        <w:trPr>
          <w:trHeight w:val="956"/>
        </w:trPr>
        <w:tc>
          <w:tcPr>
            <w:tcW w:w="1800" w:type="dxa"/>
            <w:vMerge/>
            <w:vAlign w:val="center"/>
          </w:tcPr>
          <w:p w14:paraId="6B50AFA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E88B800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170A0B9" w14:textId="5A5EA77B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2E0D3166" w14:textId="77777777" w:rsidTr="0057454C">
        <w:trPr>
          <w:trHeight w:val="1223"/>
        </w:trPr>
        <w:tc>
          <w:tcPr>
            <w:tcW w:w="1800" w:type="dxa"/>
            <w:vMerge/>
            <w:vAlign w:val="center"/>
          </w:tcPr>
          <w:p w14:paraId="3054E84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6B385C4" w14:textId="7C4BFE0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53ABDD1A" w14:textId="70320329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445FE627" w14:textId="6F3B5EAC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7B7FDD7B" w14:textId="77777777" w:rsidTr="00B7342B">
        <w:trPr>
          <w:trHeight w:val="890"/>
        </w:trPr>
        <w:tc>
          <w:tcPr>
            <w:tcW w:w="1800" w:type="dxa"/>
            <w:vMerge/>
            <w:vAlign w:val="center"/>
          </w:tcPr>
          <w:p w14:paraId="65F6A127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30FE7C2" w14:textId="50DFB5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41913A8C" w14:textId="21FA1A21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7924FB" w:rsidRPr="000916B2" w14:paraId="1CDDA05A" w14:textId="77777777" w:rsidTr="00B7342B">
        <w:trPr>
          <w:trHeight w:val="800"/>
        </w:trPr>
        <w:tc>
          <w:tcPr>
            <w:tcW w:w="1800" w:type="dxa"/>
            <w:vMerge/>
            <w:vAlign w:val="center"/>
          </w:tcPr>
          <w:p w14:paraId="544D32D5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0A3F43D" w14:textId="04A9B638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7924FB" w:rsidRPr="000916B2" w14:paraId="32A25161" w14:textId="77777777" w:rsidTr="0057454C">
        <w:trPr>
          <w:trHeight w:val="908"/>
        </w:trPr>
        <w:tc>
          <w:tcPr>
            <w:tcW w:w="1800" w:type="dxa"/>
            <w:vMerge/>
            <w:vAlign w:val="center"/>
          </w:tcPr>
          <w:p w14:paraId="4B2CD79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589F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6CF5F419" w14:textId="671D4958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6E7A576" w14:textId="77777777" w:rsidTr="00B7342B">
        <w:trPr>
          <w:trHeight w:val="900"/>
        </w:trPr>
        <w:tc>
          <w:tcPr>
            <w:tcW w:w="1800" w:type="dxa"/>
            <w:vMerge/>
            <w:vAlign w:val="center"/>
          </w:tcPr>
          <w:p w14:paraId="1818B81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C104F2" w14:textId="601C075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7924FB" w:rsidRPr="000916B2" w14:paraId="3CB97DF7" w14:textId="77777777" w:rsidTr="0057454C">
        <w:trPr>
          <w:trHeight w:val="1520"/>
        </w:trPr>
        <w:tc>
          <w:tcPr>
            <w:tcW w:w="1800" w:type="dxa"/>
            <w:vMerge/>
            <w:vAlign w:val="center"/>
          </w:tcPr>
          <w:p w14:paraId="21CFB1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FEE06ED" w14:textId="50440CE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298C7C81" w14:textId="5BD527B4" w:rsidR="007924FB" w:rsidRPr="004F4866" w:rsidRDefault="00466D4A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37DB9B4F" w14:textId="24898E21" w:rsidR="007924FB" w:rsidRPr="000916B2" w:rsidRDefault="00466D4A" w:rsidP="0057454C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Copy.txt</w:t>
            </w:r>
            <w:r w:rsidR="007924FB"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EE1EFCD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1D877ABB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5FC37FD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0C9BD2" w14:textId="7F5D372E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00C2A807" w14:textId="7C0022AE" w:rsidR="009A4CCA" w:rsidRPr="0057454C" w:rsidRDefault="00466D4A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6B4B4C3" w14:textId="77777777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696736F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6C90FA6B" w14:textId="2CF72A95" w:rsidR="003B3642" w:rsidRPr="000916B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8280" w:type="dxa"/>
            <w:gridSpan w:val="2"/>
            <w:vAlign w:val="center"/>
          </w:tcPr>
          <w:p w14:paraId="4DEC7190" w14:textId="77777777" w:rsidR="003B3642" w:rsidRPr="0042667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26672"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42667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426672">
              <w:rPr>
                <w:rFonts w:ascii="Arial" w:hAnsi="Arial"/>
              </w:rPr>
              <w:t xml:space="preserve"> </w:t>
            </w:r>
          </w:p>
          <w:p w14:paraId="0C0E2B0E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370CD5CF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60B9B68F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FD26C3F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Enter the following command:</w:t>
            </w:r>
          </w:p>
          <w:p w14:paraId="468FB5DB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6506202A" w14:textId="12406DE6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./fingerprint.py_TC-7a.sh</w:t>
            </w:r>
          </w:p>
        </w:tc>
      </w:tr>
      <w:tr w:rsidR="003B3642" w:rsidRPr="000916B2" w14:paraId="1741D13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398C865E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C38EEA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two fingerprint files were produced:</w:t>
            </w:r>
          </w:p>
          <w:p w14:paraId="7A109E87" w14:textId="4D95E4BF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/fingerprint.py_TC-7_fingerprintA.txt</w:t>
            </w:r>
          </w:p>
          <w:p w14:paraId="5F0BA3AE" w14:textId="0C4D7CE6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/fingerprint.py_TC-7_fingerprintB.txt</w:t>
            </w:r>
          </w:p>
        </w:tc>
        <w:tc>
          <w:tcPr>
            <w:tcW w:w="2250" w:type="dxa"/>
            <w:vAlign w:val="center"/>
          </w:tcPr>
          <w:p w14:paraId="5C933AC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0CDE5F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205E85FB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46A421" w14:textId="620C3811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two hashes in </w:t>
            </w: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/fingerprint.py_TC-7_fingerprintB.txt</w:t>
            </w:r>
            <w:r>
              <w:rPr>
                <w:rFonts w:ascii="Arial" w:hAnsi="Arial"/>
              </w:rPr>
              <w:t xml:space="preserve"> are identical to the hash in </w:t>
            </w: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/fingerprint.py_TC-7_fingerprintA.txt</w:t>
            </w:r>
            <w:r>
              <w:rPr>
                <w:rFonts w:ascii="Arial" w:hAnsi="Arial"/>
              </w:rPr>
              <w:t xml:space="preserve"> labeled with the text “line section [0,1); 0-indexed”</w:t>
            </w:r>
          </w:p>
        </w:tc>
        <w:tc>
          <w:tcPr>
            <w:tcW w:w="2250" w:type="dxa"/>
            <w:vAlign w:val="center"/>
          </w:tcPr>
          <w:p w14:paraId="62137DCC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ACED5AB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5380F481" w14:textId="4B550A50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 TC-8</w:t>
            </w:r>
          </w:p>
        </w:tc>
        <w:tc>
          <w:tcPr>
            <w:tcW w:w="8280" w:type="dxa"/>
            <w:gridSpan w:val="2"/>
            <w:vAlign w:val="center"/>
          </w:tcPr>
          <w:p w14:paraId="59F9FF17" w14:textId="77777777" w:rsidR="003B3642" w:rsidRPr="00426672" w:rsidRDefault="003B3642" w:rsidP="00D27B86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42667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426672">
              <w:rPr>
                <w:rFonts w:ascii="Arial" w:hAnsi="Arial"/>
              </w:rPr>
              <w:t xml:space="preserve"> </w:t>
            </w:r>
          </w:p>
          <w:p w14:paraId="0FFE535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83B63DD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136C3D21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C6C0CFF" w14:textId="7AC98D1E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command ./fingerprint.py_TC-8.sh</w:t>
            </w:r>
          </w:p>
        </w:tc>
      </w:tr>
      <w:tr w:rsidR="003B3642" w:rsidRPr="000916B2" w14:paraId="2D68D83C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721F0C84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C300B6E" w14:textId="6D80F5DD" w:rsidR="003B364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file </w:t>
            </w:r>
            <w:proofErr w:type="spellStart"/>
            <w:r w:rsidRPr="00816489">
              <w:rPr>
                <w:rFonts w:ascii="Arial" w:hAnsi="Arial"/>
              </w:rPr>
              <w:t>testlog</w:t>
            </w:r>
            <w:proofErr w:type="spellEnd"/>
            <w:r w:rsidRPr="00816489">
              <w:rPr>
                <w:rFonts w:ascii="Arial" w:hAnsi="Arial"/>
              </w:rPr>
              <w:t>/fingerprint.py_TC-8.txt</w:t>
            </w:r>
            <w:r>
              <w:rPr>
                <w:rFonts w:ascii="Arial" w:hAnsi="Arial"/>
              </w:rPr>
              <w:t xml:space="preserve"> contains two identical fingerprint reports</w:t>
            </w:r>
          </w:p>
        </w:tc>
        <w:tc>
          <w:tcPr>
            <w:tcW w:w="2250" w:type="dxa"/>
            <w:vAlign w:val="center"/>
          </w:tcPr>
          <w:p w14:paraId="4A334EF5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7A45C644" w14:textId="77777777" w:rsidR="00A354FE" w:rsidRPr="000916B2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Acceptance Test Report</w:t>
      </w:r>
    </w:p>
    <w:p w14:paraId="5E09AB49" w14:textId="1A551709" w:rsidR="00DA35EC" w:rsidRPr="00991216" w:rsidRDefault="00DA35EC" w:rsidP="00E62A15">
      <w:pPr>
        <w:pStyle w:val="H1bodytext"/>
        <w:spacing w:after="120"/>
        <w:rPr>
          <w:rFonts w:ascii="Arial" w:hAnsi="Arial"/>
        </w:rPr>
      </w:pPr>
      <w:bookmarkStart w:id="8" w:name="_Hlk26872145"/>
      <w:r w:rsidRPr="00991216">
        <w:rPr>
          <w:rFonts w:ascii="Arial" w:hAnsi="Arial"/>
        </w:rPr>
        <w:t xml:space="preserve">Acceptance testing of the </w:t>
      </w:r>
      <w:proofErr w:type="spellStart"/>
      <w:r w:rsidR="000E7D4D" w:rsidRPr="00991216">
        <w:rPr>
          <w:rFonts w:ascii="Arial" w:hAnsi="Arial"/>
        </w:rPr>
        <w:t>Fingerprinter</w:t>
      </w:r>
      <w:proofErr w:type="spellEnd"/>
      <w:r w:rsidR="000E7D4D" w:rsidRPr="00991216">
        <w:rPr>
          <w:rFonts w:ascii="Arial" w:hAnsi="Arial"/>
        </w:rPr>
        <w:t xml:space="preserve"> </w:t>
      </w:r>
      <w:r w:rsidRPr="00991216">
        <w:rPr>
          <w:rFonts w:ascii="Arial" w:hAnsi="Arial"/>
        </w:rPr>
        <w:t>tool was performed by Neira Mondragon and in accordance with the test plan documented in Section 6. The acceptance testing was performed in the following directory:</w:t>
      </w:r>
    </w:p>
    <w:p w14:paraId="7B29C9D4" w14:textId="3F2CD65C" w:rsidR="00DA35EC" w:rsidRPr="00991216" w:rsidRDefault="00991216" w:rsidP="00E62A15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\\olive\backups\CAVE\CA-CIE-Tools-TestEnv\fingerprint_test</w:t>
      </w:r>
      <w:r w:rsidR="00DA35EC" w:rsidRPr="00991216">
        <w:rPr>
          <w:rFonts w:ascii="Arial" w:hAnsi="Arial"/>
        </w:rPr>
        <w:t xml:space="preserve"> </w:t>
      </w:r>
    </w:p>
    <w:p w14:paraId="0EB9F64C" w14:textId="25CDD8FE" w:rsidR="00DA35EC" w:rsidRPr="000916B2" w:rsidRDefault="00DA35EC" w:rsidP="00E62A15">
      <w:pPr>
        <w:pStyle w:val="H1bodytext"/>
        <w:spacing w:after="120"/>
        <w:rPr>
          <w:rFonts w:ascii="Arial" w:hAnsi="Arial"/>
        </w:rPr>
      </w:pPr>
      <w:bookmarkStart w:id="9" w:name="_Hlk26872260"/>
      <w:bookmarkEnd w:id="8"/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met the functional requirements as documented in Section 2. Verification of the tool’s functionality is documented in Table A-2 and the test logs included in Appendix A. There were no incidents</w:t>
      </w:r>
      <w:r w:rsidR="00991216">
        <w:rPr>
          <w:rFonts w:ascii="Arial" w:hAnsi="Arial"/>
        </w:rPr>
        <w:t xml:space="preserve"> involving the fingerprint.py code</w:t>
      </w:r>
      <w:r w:rsidRPr="00991216">
        <w:rPr>
          <w:rFonts w:ascii="Arial" w:hAnsi="Arial"/>
        </w:rPr>
        <w:t xml:space="preserve"> requiring resolution and accordingly, </w:t>
      </w:r>
      <w:r w:rsidRPr="00991216">
        <w:rPr>
          <w:rFonts w:ascii="Arial" w:hAnsi="Arial"/>
        </w:rPr>
        <w:lastRenderedPageBreak/>
        <w:t>there are no unresolved incidents.</w:t>
      </w:r>
      <w:r w:rsidRPr="000916B2">
        <w:rPr>
          <w:rFonts w:ascii="Arial" w:hAnsi="Arial"/>
        </w:rPr>
        <w:t xml:space="preserve">  </w:t>
      </w:r>
      <w:r w:rsidR="00991216">
        <w:rPr>
          <w:rFonts w:ascii="Arial" w:hAnsi="Arial"/>
        </w:rPr>
        <w:t xml:space="preserve">The </w:t>
      </w:r>
      <w:r w:rsidR="00C40584">
        <w:rPr>
          <w:rFonts w:ascii="Arial" w:hAnsi="Arial"/>
        </w:rPr>
        <w:t>Table A-2</w:t>
      </w:r>
      <w:r w:rsidR="00991216">
        <w:rPr>
          <w:rFonts w:ascii="Arial" w:hAnsi="Arial"/>
        </w:rPr>
        <w:t xml:space="preserve"> does record the steps taken to configure the test machine in order to run the installation test on the Window Platform.</w:t>
      </w:r>
    </w:p>
    <w:bookmarkEnd w:id="9"/>
    <w:p w14:paraId="73234AD8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User Guide</w:t>
      </w:r>
    </w:p>
    <w:p w14:paraId="515C50CF" w14:textId="1CD23123" w:rsidR="00AD2583" w:rsidRPr="000916B2" w:rsidRDefault="00AD2583" w:rsidP="00AD2583">
      <w:pPr>
        <w:pStyle w:val="H1bodytext"/>
        <w:rPr>
          <w:rFonts w:ascii="Arial" w:hAnsi="Arial" w:cs="Arial"/>
        </w:rPr>
      </w:pPr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be invoked from the command line using the arguments as specified in Section 4 (Software Design) and the arguments for the invoked tool. 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also be invoked using the Tool Runner tool.</w:t>
      </w:r>
      <w:r w:rsidRPr="000916B2">
        <w:rPr>
          <w:rFonts w:ascii="Arial" w:hAnsi="Arial"/>
        </w:rPr>
        <w:t xml:space="preserve"> </w:t>
      </w:r>
    </w:p>
    <w:p w14:paraId="25BAE097" w14:textId="75CB4024" w:rsidR="00F3020C" w:rsidRPr="000916B2" w:rsidRDefault="00F3020C">
      <w:pPr>
        <w:spacing w:after="160" w:line="259" w:lineRule="auto"/>
      </w:pPr>
      <w:r w:rsidRPr="000916B2">
        <w:br w:type="page"/>
      </w:r>
    </w:p>
    <w:p w14:paraId="737D50CC" w14:textId="77777777" w:rsidR="00F3020C" w:rsidRPr="000916B2" w:rsidRDefault="00F3020C" w:rsidP="00F3020C">
      <w:pPr>
        <w:pStyle w:val="H1bodytext"/>
        <w:spacing w:after="120"/>
        <w:rPr>
          <w:rFonts w:ascii="Arial" w:hAnsi="Arial" w:cs="Arial"/>
          <w:highlight w:val="yellow"/>
        </w:rPr>
      </w:pPr>
    </w:p>
    <w:p w14:paraId="2991A66F" w14:textId="77777777" w:rsidR="00F3020C" w:rsidRPr="000916B2" w:rsidRDefault="00F3020C" w:rsidP="00F3020C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bookmarkStart w:id="10" w:name="_Hlk26869350"/>
      <w:r w:rsidRPr="000916B2">
        <w:rPr>
          <w:rFonts w:ascii="Arial" w:hAnsi="Arial" w:cs="Arial"/>
          <w:b/>
          <w:bCs/>
        </w:rPr>
        <w:t>Appendix A</w:t>
      </w:r>
    </w:p>
    <w:p w14:paraId="06B5F61A" w14:textId="73AE77DD" w:rsidR="00F3020C" w:rsidRPr="000916B2" w:rsidRDefault="00F3020C" w:rsidP="00F3020C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  <w:t xml:space="preserve">Code Review Summary </w:t>
      </w:r>
      <w:r w:rsidRPr="000916B2">
        <w:rPr>
          <w:rFonts w:ascii="Arial" w:hAnsi="Arial" w:cs="Arial"/>
          <w:b/>
          <w:bCs/>
        </w:rPr>
        <w:br/>
        <w:t xml:space="preserve">and </w:t>
      </w:r>
      <w:r w:rsidRPr="000916B2">
        <w:rPr>
          <w:rFonts w:ascii="Arial" w:hAnsi="Arial" w:cs="Arial"/>
          <w:b/>
          <w:bCs/>
        </w:rPr>
        <w:br/>
        <w:t>Acceptance Testing Logs</w:t>
      </w:r>
      <w:r w:rsidRPr="000916B2">
        <w:rPr>
          <w:rFonts w:ascii="Arial" w:hAnsi="Arial" w:cs="Arial"/>
          <w:b/>
          <w:bCs/>
        </w:rPr>
        <w:br/>
      </w:r>
    </w:p>
    <w:p w14:paraId="637A1176" w14:textId="77777777" w:rsidR="00F3020C" w:rsidRPr="000916B2" w:rsidRDefault="00F3020C" w:rsidP="00F3020C"/>
    <w:bookmarkEnd w:id="10"/>
    <w:p w14:paraId="4CECF054" w14:textId="77777777" w:rsidR="00F3020C" w:rsidRPr="000916B2" w:rsidRDefault="00F3020C" w:rsidP="008F6B68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F3020C" w:rsidRPr="000916B2" w:rsidSect="00736C02">
          <w:headerReference w:type="default" r:id="rId7"/>
          <w:footerReference w:type="default" r:id="rId8"/>
          <w:headerReference w:type="first" r:id="rId9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7F447512" w14:textId="77777777" w:rsidR="00F3020C" w:rsidRPr="000916B2" w:rsidRDefault="00F3020C"/>
    <w:p w14:paraId="086C5AB3" w14:textId="77777777" w:rsidR="00F3020C" w:rsidRPr="000916B2" w:rsidRDefault="00F3020C"/>
    <w:p w14:paraId="1899A4C4" w14:textId="77777777" w:rsidR="00F3020C" w:rsidRPr="000916B2" w:rsidRDefault="00F3020C"/>
    <w:p w14:paraId="56D364B6" w14:textId="77777777" w:rsidR="00F3020C" w:rsidRPr="000916B2" w:rsidRDefault="00F3020C"/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PrChange w:id="11" w:author="Mitchell Tufford" w:date="2020-02-03T14:04:00Z"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</w:tblPrChange>
      </w:tblPr>
      <w:tblGrid>
        <w:gridCol w:w="958"/>
        <w:gridCol w:w="979"/>
        <w:gridCol w:w="2337"/>
        <w:gridCol w:w="2124"/>
        <w:gridCol w:w="2474"/>
        <w:gridCol w:w="5168"/>
        <w:tblGridChange w:id="12">
          <w:tblGrid>
            <w:gridCol w:w="988"/>
            <w:gridCol w:w="988"/>
            <w:gridCol w:w="2342"/>
            <w:gridCol w:w="2160"/>
            <w:gridCol w:w="2520"/>
            <w:gridCol w:w="5310"/>
          </w:tblGrid>
        </w:tblGridChange>
      </w:tblGrid>
      <w:tr w:rsidR="009A58B5" w:rsidRPr="000916B2" w14:paraId="11396468" w14:textId="77777777" w:rsidTr="009A58B5">
        <w:trPr>
          <w:cantSplit/>
          <w:trHeight w:val="314"/>
          <w:tblHeader/>
          <w:jc w:val="center"/>
          <w:trPrChange w:id="13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nil"/>
            </w:tcBorders>
            <w:tcPrChange w:id="14" w:author="Mitchell Tufford" w:date="2020-02-03T14:04:00Z">
              <w:tcPr>
                <w:tcW w:w="988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A5EF363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308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  <w:tcPrChange w:id="15" w:author="Mitchell Tufford" w:date="2020-02-03T14:04:00Z">
              <w:tcPr>
                <w:tcW w:w="13320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60B9FDFE" w14:textId="2B5942A8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6" w:name="_Hlk26869577"/>
            <w:r w:rsidRPr="000916B2">
              <w:rPr>
                <w:rFonts w:ascii="Arial" w:hAnsi="Arial"/>
                <w:b/>
              </w:rPr>
              <w:t xml:space="preserve">Table A-1.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Fingerprinter</w:t>
            </w:r>
            <w:proofErr w:type="spellEnd"/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Tool</w:t>
            </w:r>
            <w:r w:rsidRPr="000916B2">
              <w:rPr>
                <w:rFonts w:ascii="Arial" w:hAnsi="Arial"/>
                <w:b/>
              </w:rPr>
              <w:br/>
            </w:r>
            <w:ins w:id="17" w:author="Mitchell Tufford" w:date="2020-02-03T14:04:00Z">
              <w:r>
                <w:rPr>
                  <w:rFonts w:ascii="Arial" w:hAnsi="Arial"/>
                  <w:b/>
                </w:rPr>
                <w:t>Issues/Improvements</w:t>
              </w:r>
            </w:ins>
            <w:del w:id="18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Code Review Summary</w:delText>
              </w:r>
            </w:del>
          </w:p>
          <w:p w14:paraId="5A51DA87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</w:tr>
      <w:tr w:rsidR="009A58B5" w:rsidRPr="000916B2" w14:paraId="3D5C512C" w14:textId="77777777" w:rsidTr="009A58B5">
        <w:trPr>
          <w:cantSplit/>
          <w:trHeight w:val="314"/>
          <w:tblHeader/>
          <w:jc w:val="center"/>
          <w:trPrChange w:id="19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PrChange w:id="20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</w:tcPr>
            </w:tcPrChange>
          </w:tcPr>
          <w:p w14:paraId="25EF6AA5" w14:textId="38113BFA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21" w:author="Mitchell Tufford" w:date="2020-02-03T14:04:00Z"/>
                <w:rFonts w:ascii="Arial" w:hAnsi="Arial"/>
                <w:b/>
              </w:rPr>
            </w:pPr>
            <w:ins w:id="22" w:author="Mitchell Tufford" w:date="2020-02-03T14:04:00Z">
              <w:r>
                <w:rPr>
                  <w:rFonts w:ascii="Arial" w:hAnsi="Arial"/>
                  <w:b/>
                </w:rPr>
                <w:t>Issue #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3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1CDAAD1" w14:textId="47ABD3F6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Code Line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4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2A1F073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Comment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5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03659DE8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 Impact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6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C679296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Suggested Change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tcPrChange w:id="27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</w:tcPr>
            </w:tcPrChange>
          </w:tcPr>
          <w:p w14:paraId="5C6F855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Resolution</w:t>
            </w:r>
          </w:p>
        </w:tc>
      </w:tr>
      <w:tr w:rsidR="009A58B5" w:rsidRPr="000916B2" w14:paraId="253BFFDF" w14:textId="77777777" w:rsidTr="009A58B5">
        <w:trPr>
          <w:cantSplit/>
          <w:trHeight w:val="314"/>
          <w:tblHeader/>
          <w:jc w:val="center"/>
          <w:trPrChange w:id="28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29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B864F57" w14:textId="0836C10D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30" w:author="Mitchell Tufford" w:date="2020-02-03T14:04:00Z"/>
                <w:rFonts w:ascii="Arial" w:hAnsi="Arial" w:cs="Arial"/>
              </w:rPr>
            </w:pPr>
            <w:ins w:id="31" w:author="Mitchell Tufford" w:date="2020-02-03T14:04:00Z">
              <w:r>
                <w:rPr>
                  <w:rFonts w:ascii="Arial" w:hAnsi="Arial" w:cs="Arial"/>
                </w:rPr>
                <w:t>1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32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A2DFA6" w14:textId="6CDB1375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72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33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6AB4E8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 xml:space="preserve">The sys lib is imported only when </w:t>
            </w:r>
            <w:r w:rsidRPr="000916B2">
              <w:rPr>
                <w:rStyle w:val="pl-c1"/>
                <w:rFonts w:ascii="Consolas" w:hAnsi="Consolas"/>
                <w:sz w:val="18"/>
                <w:szCs w:val="18"/>
                <w:shd w:val="clear" w:color="auto" w:fill="FFFFFF"/>
              </w:rPr>
              <w:t>__name__</w:t>
            </w:r>
            <w:r w:rsidRPr="000916B2">
              <w:rPr>
                <w:rStyle w:val="pl-k"/>
                <w:rFonts w:ascii="Consolas" w:hAnsi="Consolas"/>
                <w:sz w:val="18"/>
                <w:szCs w:val="18"/>
                <w:shd w:val="clear" w:color="auto" w:fill="FFFFFF"/>
              </w:rPr>
              <w:t>==</w:t>
            </w:r>
            <w:r w:rsidRPr="000916B2">
              <w:rPr>
                <w:rStyle w:val="pl-pds"/>
                <w:rFonts w:ascii="Consolas" w:hAnsi="Consolas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Style w:val="pl-s"/>
                <w:rFonts w:ascii="Consolas" w:hAnsi="Consolas"/>
                <w:sz w:val="18"/>
                <w:szCs w:val="18"/>
                <w:shd w:val="clear" w:color="auto" w:fill="FFFFFF"/>
              </w:rPr>
              <w:t>__main</w:t>
            </w:r>
            <w:r w:rsidRPr="000916B2">
              <w:rPr>
                <w:rStyle w:val="pl-s"/>
                <w:rFonts w:ascii="Arial" w:hAnsi="Arial" w:cs="Arial"/>
                <w:sz w:val="18"/>
                <w:szCs w:val="18"/>
                <w:shd w:val="clear" w:color="auto" w:fill="FFFFFF"/>
              </w:rPr>
              <w:t>__</w:t>
            </w:r>
            <w:r w:rsidRPr="000916B2">
              <w:rPr>
                <w:rStyle w:val="pl-pds"/>
                <w:rFonts w:ascii="Arial" w:hAnsi="Arial" w:cs="Arial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: and seems to be unused.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34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AAD457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None perceived.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35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A0DFF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Remove import statement or move to top of file.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tcPrChange w:id="36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BC5F0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  <w:p w14:paraId="57961250" w14:textId="155E07D6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Moved import statement to top of code as recommended.</w:t>
            </w:r>
          </w:p>
          <w:p w14:paraId="33497C8D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</w:tc>
      </w:tr>
      <w:bookmarkEnd w:id="16"/>
    </w:tbl>
    <w:p w14:paraId="30E717E5" w14:textId="77777777" w:rsidR="00F3020C" w:rsidRPr="000916B2" w:rsidRDefault="00F3020C"/>
    <w:p w14:paraId="1789E9D9" w14:textId="77777777" w:rsidR="009A58B5" w:rsidRDefault="009A58B5" w:rsidP="009A58B5">
      <w:pPr>
        <w:pStyle w:val="H1bodytext"/>
        <w:spacing w:after="0"/>
        <w:ind w:left="0"/>
        <w:jc w:val="center"/>
        <w:rPr>
          <w:ins w:id="37" w:author="Mitchell Tufford" w:date="2020-02-03T14:04:00Z"/>
          <w:rFonts w:ascii="Arial" w:hAnsi="Arial"/>
          <w:b/>
        </w:rPr>
      </w:pPr>
    </w:p>
    <w:p w14:paraId="20DCEB2C" w14:textId="77777777" w:rsidR="009A58B5" w:rsidRDefault="009A58B5" w:rsidP="009A58B5">
      <w:pPr>
        <w:pStyle w:val="H1bodytext"/>
        <w:spacing w:after="0"/>
        <w:ind w:left="0"/>
        <w:jc w:val="center"/>
        <w:rPr>
          <w:ins w:id="38" w:author="Mitchell Tufford" w:date="2020-02-03T14:04:00Z"/>
          <w:rFonts w:ascii="Arial" w:hAnsi="Arial"/>
          <w:b/>
        </w:rPr>
      </w:pPr>
    </w:p>
    <w:p w14:paraId="5636B972" w14:textId="77777777" w:rsidR="009A58B5" w:rsidRDefault="009A58B5" w:rsidP="009A58B5">
      <w:pPr>
        <w:pStyle w:val="H1bodytext"/>
        <w:spacing w:after="0"/>
        <w:ind w:left="0"/>
        <w:jc w:val="center"/>
        <w:rPr>
          <w:ins w:id="39" w:author="Mitchell Tufford" w:date="2020-02-03T14:04:00Z"/>
          <w:rFonts w:ascii="Arial" w:hAnsi="Arial"/>
          <w:b/>
        </w:rPr>
      </w:pPr>
      <w:ins w:id="40" w:author="Mitchell Tufford" w:date="2020-02-03T14:04:00Z">
        <w:r>
          <w:rPr>
            <w:rFonts w:ascii="Arial" w:hAnsi="Arial"/>
            <w:b/>
          </w:rPr>
          <w:t xml:space="preserve">Table A-2. </w:t>
        </w:r>
        <w:proofErr w:type="spellStart"/>
        <w:r>
          <w:rPr>
            <w:rFonts w:ascii="Arial" w:hAnsi="Arial" w:cs="Arial"/>
            <w:b/>
          </w:rPr>
          <w:t>Fingerprinter</w:t>
        </w:r>
        <w:proofErr w:type="spellEnd"/>
        <w:r>
          <w:rPr>
            <w:rFonts w:ascii="Arial" w:hAnsi="Arial" w:cs="Arial"/>
            <w:b/>
          </w:rPr>
          <w:t xml:space="preserve"> Tool</w:t>
        </w:r>
        <w:r>
          <w:rPr>
            <w:rFonts w:ascii="Arial" w:hAnsi="Arial"/>
            <w:b/>
          </w:rPr>
          <w:br/>
          <w:t>Code Reviews</w:t>
        </w:r>
      </w:ins>
    </w:p>
    <w:tbl>
      <w:tblPr>
        <w:tblStyle w:val="TableGrid"/>
        <w:tblW w:w="14035" w:type="dxa"/>
        <w:jc w:val="center"/>
        <w:tblLook w:val="04A0" w:firstRow="1" w:lastRow="0" w:firstColumn="1" w:lastColumn="0" w:noHBand="0" w:noVBand="1"/>
      </w:tblPr>
      <w:tblGrid>
        <w:gridCol w:w="1525"/>
        <w:gridCol w:w="2135"/>
        <w:gridCol w:w="10375"/>
      </w:tblGrid>
      <w:tr w:rsidR="009A58B5" w14:paraId="48F334D5" w14:textId="77777777" w:rsidTr="00470F32">
        <w:trPr>
          <w:cantSplit/>
          <w:trHeight w:val="314"/>
          <w:tblHeader/>
          <w:jc w:val="center"/>
          <w:ins w:id="41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C7528AD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42" w:author="Mitchell Tufford" w:date="2020-02-03T14:04:00Z"/>
                <w:rFonts w:ascii="Arial" w:hAnsi="Arial"/>
                <w:b/>
              </w:rPr>
            </w:pPr>
            <w:ins w:id="43" w:author="Mitchell Tufford" w:date="2020-02-03T14:04:00Z">
              <w:r>
                <w:rPr>
                  <w:rFonts w:ascii="Arial" w:hAnsi="Arial"/>
                  <w:b/>
                </w:rPr>
                <w:t>Date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5A63BA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44" w:author="Mitchell Tufford" w:date="2020-02-03T14:04:00Z"/>
                <w:rFonts w:ascii="Arial" w:hAnsi="Arial"/>
                <w:b/>
              </w:rPr>
            </w:pPr>
            <w:ins w:id="45" w:author="Mitchell Tufford" w:date="2020-02-03T14:04:00Z">
              <w:r>
                <w:rPr>
                  <w:rFonts w:ascii="Arial" w:hAnsi="Arial"/>
                  <w:b/>
                </w:rPr>
                <w:t>Reviewer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554B6875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46" w:author="Mitchell Tufford" w:date="2020-02-03T14:04:00Z"/>
                <w:rFonts w:ascii="Arial" w:hAnsi="Arial"/>
                <w:b/>
              </w:rPr>
            </w:pPr>
            <w:ins w:id="47" w:author="Mitchell Tufford" w:date="2020-02-03T14:04:00Z">
              <w:r>
                <w:rPr>
                  <w:rFonts w:ascii="Arial" w:hAnsi="Arial"/>
                  <w:b/>
                </w:rPr>
                <w:t>Comments</w:t>
              </w:r>
            </w:ins>
          </w:p>
        </w:tc>
      </w:tr>
      <w:tr w:rsidR="009A58B5" w14:paraId="5BD91033" w14:textId="77777777" w:rsidTr="00470F32">
        <w:trPr>
          <w:cantSplit/>
          <w:trHeight w:val="314"/>
          <w:tblHeader/>
          <w:jc w:val="center"/>
          <w:ins w:id="48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EB18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49" w:author="Mitchell Tufford" w:date="2020-02-03T14:04:00Z"/>
                <w:rFonts w:ascii="Arial" w:hAnsi="Arial"/>
                <w:b/>
              </w:rPr>
            </w:pPr>
            <w:ins w:id="50" w:author="Mitchell Tufford" w:date="2020-02-03T14:04:00Z">
              <w:r>
                <w:rPr>
                  <w:rFonts w:ascii="Arial" w:hAnsi="Arial"/>
                  <w:b/>
                </w:rPr>
                <w:t>02/03/2020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DACA9" w14:textId="77777777" w:rsidR="009A58B5" w:rsidRDefault="009A58B5" w:rsidP="00470F32">
            <w:pPr>
              <w:pStyle w:val="H1bodytext"/>
              <w:spacing w:after="0"/>
              <w:ind w:left="0"/>
              <w:rPr>
                <w:ins w:id="51" w:author="Mitchell Tufford" w:date="2020-02-03T14:04:00Z"/>
                <w:rFonts w:ascii="Arial" w:hAnsi="Arial"/>
                <w:b/>
              </w:rPr>
            </w:pPr>
            <w:ins w:id="52" w:author="Mitchell Tufford" w:date="2020-02-03T14:04:00Z">
              <w:r>
                <w:rPr>
                  <w:rFonts w:ascii="Arial" w:hAnsi="Arial" w:cs="Arial"/>
                </w:rPr>
                <w:t>Mitchell Tufford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ABB6" w14:textId="77777777" w:rsidR="009A58B5" w:rsidRDefault="009A58B5" w:rsidP="00470F32">
            <w:pPr>
              <w:pStyle w:val="H1bodytext"/>
              <w:spacing w:after="0"/>
              <w:ind w:left="0"/>
              <w:rPr>
                <w:ins w:id="53" w:author="Mitchell Tufford" w:date="2020-02-03T14:04:00Z"/>
                <w:rFonts w:ascii="Arial" w:hAnsi="Arial"/>
                <w:b/>
              </w:rPr>
            </w:pPr>
            <w:ins w:id="54" w:author="Mitchell Tufford" w:date="2020-02-03T14:04:00Z">
              <w:r>
                <w:rPr>
                  <w:rFonts w:ascii="Arial" w:hAnsi="Arial" w:cs="Arial"/>
                </w:rPr>
                <w:t xml:space="preserve"> No new issues identified.</w:t>
              </w:r>
            </w:ins>
          </w:p>
        </w:tc>
      </w:tr>
    </w:tbl>
    <w:p w14:paraId="1FFC5488" w14:textId="608CE068" w:rsidR="00F3020C" w:rsidRPr="000916B2" w:rsidRDefault="00F3020C">
      <w:pPr>
        <w:sectPr w:rsidR="00F3020C" w:rsidRPr="000916B2" w:rsidSect="00F3020C">
          <w:pgSz w:w="15840" w:h="12240" w:orient="landscape" w:code="1"/>
          <w:pgMar w:top="1080" w:right="1080" w:bottom="1080" w:left="720" w:header="720" w:footer="720" w:gutter="0"/>
          <w:cols w:space="720"/>
          <w:titlePg/>
          <w:docGrid w:linePitch="360"/>
        </w:sectPr>
      </w:pPr>
    </w:p>
    <w:p w14:paraId="11689087" w14:textId="600B1A17" w:rsidR="008F6B68" w:rsidRPr="000916B2" w:rsidRDefault="008F6B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2"/>
        <w:gridCol w:w="5656"/>
        <w:gridCol w:w="2362"/>
      </w:tblGrid>
      <w:tr w:rsidR="00FB4F59" w:rsidRPr="000916B2" w14:paraId="6AD2C4B8" w14:textId="77777777" w:rsidTr="00FB4F59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ABB886" w14:textId="7FE9B2F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</w:t>
            </w:r>
            <w:del w:id="55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2</w:delText>
              </w:r>
            </w:del>
            <w:ins w:id="56" w:author="Mitchell Tufford" w:date="2020-02-03T14:04:00Z">
              <w:r w:rsidR="009A58B5">
                <w:rPr>
                  <w:rFonts w:ascii="Arial" w:hAnsi="Arial"/>
                  <w:b/>
                </w:rPr>
                <w:t>3</w:t>
              </w:r>
            </w:ins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Acceptance Test</w:t>
            </w:r>
          </w:p>
        </w:tc>
      </w:tr>
      <w:tr w:rsidR="00FB4F59" w:rsidRPr="000916B2" w14:paraId="6CE08734" w14:textId="77777777" w:rsidTr="00FB4F59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2D1B11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183A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3E03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3F51D10D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7CAFC4C8" w14:textId="77777777" w:rsidR="00FB4F59" w:rsidRDefault="00FB4F59" w:rsidP="00470F32">
            <w:pPr>
              <w:rPr>
                <w:sz w:val="22"/>
                <w:szCs w:val="22"/>
              </w:rPr>
            </w:pPr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] </w:t>
            </w:r>
            <w:hyperlink r:id="rId10" w:history="1">
              <w:r>
                <w:rPr>
                  <w:rStyle w:val="Hyperlink"/>
                </w:rPr>
                <w:t>\\olive\backups\CAVE\CA-CIE-Tools-TestEnv\fingerprint_test</w:t>
              </w:r>
            </w:hyperlink>
          </w:p>
          <w:p w14:paraId="72968166" w14:textId="77777777" w:rsidR="00FB4F59" w:rsidRDefault="00FB4F59" w:rsidP="00470F32">
            <w:pPr>
              <w:pStyle w:val="H1bodytext"/>
              <w:spacing w:after="0"/>
              <w:ind w:left="0"/>
              <w:rPr>
                <w:ins w:id="57" w:author="Christian Hall" w:date="2020-02-04T09:33:00Z"/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in acceptance test report</w:t>
            </w:r>
          </w:p>
          <w:p w14:paraId="3A6756E9" w14:textId="6DDD11BB" w:rsidR="00B14935" w:rsidRDefault="00B14935" w:rsidP="00B14935">
            <w:pPr>
              <w:rPr>
                <w:ins w:id="58" w:author="Christian Hall" w:date="2020-02-04T09:33:00Z"/>
                <w:sz w:val="22"/>
                <w:szCs w:val="22"/>
              </w:rPr>
            </w:pPr>
            <w:ins w:id="59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>Note  [</w:t>
              </w:r>
              <w:proofErr w:type="spellStart"/>
              <w:r w:rsidRPr="000916B2">
                <w:rPr>
                  <w:rFonts w:ascii="Arial" w:hAnsi="Arial"/>
                  <w:i/>
                  <w:iCs/>
                </w:rPr>
                <w:t>Testing_</w:t>
              </w:r>
            </w:ins>
            <w:ins w:id="60" w:author="Christian Hall" w:date="2020-02-04T09:35:00Z">
              <w:r>
                <w:rPr>
                  <w:rFonts w:ascii="Arial" w:hAnsi="Arial"/>
                  <w:i/>
                  <w:iCs/>
                </w:rPr>
                <w:t>Repo</w:t>
              </w:r>
            </w:ins>
            <w:proofErr w:type="spellEnd"/>
            <w:ins w:id="61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 xml:space="preserve">] </w:t>
              </w:r>
            </w:ins>
            <w:ins w:id="62" w:author="Christian Hall" w:date="2020-02-04T09:35:00Z">
              <w:r>
                <w:fldChar w:fldCharType="begin"/>
              </w:r>
              <w:r>
                <w:instrText xml:space="preserve"> HYPERLINK "</w:instrText>
              </w:r>
            </w:ins>
            <w:ins w:id="63" w:author="Christian Hall" w:date="2020-02-04T09:33:00Z">
              <w:r w:rsidRPr="00B14935">
                <w:rPr>
                  <w:rPrChange w:id="64" w:author="Christian Hall" w:date="2020-02-04T09:35:00Z">
                    <w:rPr/>
                  </w:rPrChange>
                </w:rPr>
                <w:instrText>\</w:instrText>
              </w:r>
              <w:r w:rsidRPr="00B14935">
                <w:rPr>
                  <w:rPrChange w:id="65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  <w:r w:rsidRPr="00B14935">
                <w:rPr>
                  <w:rPrChange w:id="66" w:author="Christian Hall" w:date="2020-02-04T09:35:00Z">
                    <w:rPr/>
                  </w:rPrChange>
                </w:rPr>
                <w:instrText>\</w:instrText>
              </w:r>
              <w:r w:rsidRPr="00B14935">
                <w:rPr>
                  <w:rPrChange w:id="67" w:author="Christian Hall" w:date="2020-02-04T09:35:00Z">
                    <w:rPr>
                      <w:rStyle w:val="Hyperlink"/>
                    </w:rPr>
                  </w:rPrChange>
                </w:rPr>
                <w:instrText>\olive</w:instrText>
              </w:r>
              <w:r w:rsidRPr="00B14935">
                <w:rPr>
                  <w:rPrChange w:id="68" w:author="Christian Hall" w:date="2020-02-04T09:35:00Z">
                    <w:rPr/>
                  </w:rPrChange>
                </w:rPr>
                <w:instrText>\</w:instrText>
              </w:r>
              <w:r w:rsidRPr="00B14935">
                <w:rPr>
                  <w:rPrChange w:id="69" w:author="Christian Hall" w:date="2020-02-04T09:35:00Z">
                    <w:rPr>
                      <w:rStyle w:val="Hyperlink"/>
                    </w:rPr>
                  </w:rPrChange>
                </w:rPr>
                <w:instrText>\backups</w:instrText>
              </w:r>
              <w:r w:rsidRPr="00B14935">
                <w:rPr>
                  <w:rPrChange w:id="70" w:author="Christian Hall" w:date="2020-02-04T09:35:00Z">
                    <w:rPr/>
                  </w:rPrChange>
                </w:rPr>
                <w:instrText>\</w:instrText>
              </w:r>
              <w:r w:rsidRPr="00B14935">
                <w:rPr>
                  <w:rPrChange w:id="71" w:author="Christian Hall" w:date="2020-02-04T09:35:00Z">
                    <w:rPr>
                      <w:rStyle w:val="Hyperlink"/>
                    </w:rPr>
                  </w:rPrChange>
                </w:rPr>
                <w:instrText>\CAVE</w:instrText>
              </w:r>
              <w:r w:rsidRPr="00B14935">
                <w:rPr>
                  <w:rPrChange w:id="72" w:author="Christian Hall" w:date="2020-02-04T09:35:00Z">
                    <w:rPr/>
                  </w:rPrChange>
                </w:rPr>
                <w:instrText>\</w:instrText>
              </w:r>
              <w:r w:rsidRPr="00B14935">
                <w:rPr>
                  <w:rPrChange w:id="73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</w:ins>
            <w:ins w:id="74" w:author="Christian Hall" w:date="2020-02-04T09:34:00Z">
              <w:r w:rsidRPr="00B14935">
                <w:rPr>
                  <w:rPrChange w:id="75" w:author="Christian Hall" w:date="2020-02-04T09:35:00Z">
                    <w:rPr>
                      <w:rStyle w:val="Hyperlink"/>
                    </w:rPr>
                  </w:rPrChange>
                </w:rPr>
                <w:instrText>CA-CIE-Tools-TestRepos</w:instrText>
              </w:r>
              <w:r w:rsidRPr="00B14935">
                <w:rPr>
                  <w:rPrChange w:id="76" w:author="Christian Hall" w:date="2020-02-04T09:35:00Z">
                    <w:rPr/>
                  </w:rPrChange>
                </w:rPr>
                <w:instrText>\</w:instrText>
              </w:r>
              <w:r w:rsidRPr="00B14935">
                <w:rPr>
                  <w:rPrChange w:id="77" w:author="Christian Hall" w:date="2020-02-04T09:35:00Z">
                    <w:rPr>
                      <w:rStyle w:val="Hyperlink"/>
                    </w:rPr>
                  </w:rPrChange>
                </w:rPr>
                <w:instrText>\fingerprint1p</w:instrText>
              </w:r>
            </w:ins>
            <w:ins w:id="78" w:author="Christian Hall" w:date="2020-02-04T09:35:00Z">
              <w:r w:rsidRPr="00B14935">
                <w:rPr>
                  <w:rPrChange w:id="79" w:author="Christian Hall" w:date="2020-02-04T09:35:00Z">
                    <w:rPr>
                      <w:rStyle w:val="Hyperlink"/>
                    </w:rPr>
                  </w:rPrChange>
                </w:rPr>
                <w:instrText>2</w:instrText>
              </w:r>
            </w:ins>
            <w:ins w:id="80" w:author="Christian Hall" w:date="2020-02-04T09:34:00Z">
              <w:r w:rsidRPr="00B14935">
                <w:rPr>
                  <w:rPrChange w:id="81" w:author="Christian Hall" w:date="2020-02-04T09:35:00Z">
                    <w:rPr/>
                  </w:rPrChange>
                </w:rPr>
                <w:instrText>\</w:instrText>
              </w:r>
              <w:r w:rsidRPr="00B14935">
                <w:rPr>
                  <w:rPrChange w:id="82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</w:ins>
            <w:ins w:id="83" w:author="Christian Hall" w:date="2020-02-04T09:35:00Z">
              <w:r>
                <w:instrText xml:space="preserve">" </w:instrText>
              </w:r>
              <w:r>
                <w:fldChar w:fldCharType="separate"/>
              </w:r>
            </w:ins>
            <w:ins w:id="84" w:author="Christian Hall" w:date="2020-02-04T09:33:00Z">
              <w:r w:rsidRPr="00A92AE3">
                <w:rPr>
                  <w:rStyle w:val="Hyperlink"/>
                  <w:rPrChange w:id="85" w:author="Christian Hall" w:date="2020-02-04T09:35:00Z">
                    <w:rPr>
                      <w:rStyle w:val="Hyperlink"/>
                    </w:rPr>
                  </w:rPrChange>
                </w:rPr>
                <w:t>\\olive\backups\CAVE\</w:t>
              </w:r>
            </w:ins>
            <w:ins w:id="86" w:author="Christian Hall" w:date="2020-02-04T09:34:00Z">
              <w:r w:rsidRPr="00A92AE3">
                <w:rPr>
                  <w:rStyle w:val="Hyperlink"/>
                  <w:rPrChange w:id="87" w:author="Christian Hall" w:date="2020-02-04T09:35:00Z">
                    <w:rPr>
                      <w:rStyle w:val="Hyperlink"/>
                    </w:rPr>
                  </w:rPrChange>
                </w:rPr>
                <w:t>CA-CIE-Tools-TestRepos\fingerprint1p</w:t>
              </w:r>
            </w:ins>
            <w:ins w:id="88" w:author="Christian Hall" w:date="2020-02-04T09:35:00Z">
              <w:r w:rsidRPr="00A92AE3">
                <w:rPr>
                  <w:rStyle w:val="Hyperlink"/>
                  <w:rPrChange w:id="89" w:author="Christian Hall" w:date="2020-02-04T09:35:00Z">
                    <w:rPr>
                      <w:rStyle w:val="Hyperlink"/>
                    </w:rPr>
                  </w:rPrChange>
                </w:rPr>
                <w:t>2</w:t>
              </w:r>
              <w:r>
                <w:fldChar w:fldCharType="end"/>
              </w:r>
            </w:ins>
          </w:p>
          <w:p w14:paraId="7E1D2643" w14:textId="297DF513" w:rsidR="00B14935" w:rsidRPr="000916B2" w:rsidRDefault="00B14935" w:rsidP="00B14935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ins w:id="90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 xml:space="preserve"> in acceptance test report</w:t>
              </w:r>
            </w:ins>
          </w:p>
        </w:tc>
      </w:tr>
      <w:tr w:rsidR="00FB4F59" w:rsidRPr="000916B2" w14:paraId="2D2CB3D1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40CDAB2D" w14:textId="1AEB4483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[Testing </w:t>
            </w:r>
            <w:del w:id="91" w:author="Christian Hall" w:date="2020-02-04T09:37:00Z">
              <w:r w:rsidDel="00B14935">
                <w:rPr>
                  <w:rFonts w:ascii="Arial" w:hAnsi="Arial"/>
                  <w:i/>
                  <w:iCs/>
                </w:rPr>
                <w:delText>Directory</w:delText>
              </w:r>
            </w:del>
            <w:ins w:id="92" w:author="Christian Hall" w:date="2020-02-04T09:37:00Z">
              <w:r w:rsidR="00B14935">
                <w:rPr>
                  <w:rFonts w:ascii="Arial" w:hAnsi="Arial"/>
                  <w:i/>
                  <w:iCs/>
                </w:rPr>
                <w:t>Repo</w:t>
              </w:r>
            </w:ins>
            <w:r>
              <w:rPr>
                <w:rFonts w:ascii="Arial" w:hAnsi="Arial"/>
                <w:i/>
                <w:iCs/>
              </w:rPr>
              <w:t>]</w:t>
            </w:r>
            <w:del w:id="93" w:author="Christian Hall" w:date="2020-02-04T09:37:00Z">
              <w:r w:rsidDel="00B14935">
                <w:rPr>
                  <w:rFonts w:ascii="Arial" w:hAnsi="Arial"/>
                  <w:i/>
                  <w:iCs/>
                </w:rPr>
                <w:delText>\CA-CIE-Tools-Testing (code repository)</w:delText>
              </w:r>
            </w:del>
          </w:p>
        </w:tc>
      </w:tr>
      <w:tr w:rsidR="00FB4F59" w:rsidRPr="000916B2" w14:paraId="3BFE6CDF" w14:textId="77777777" w:rsidTr="00FB4F59">
        <w:trPr>
          <w:cantSplit/>
          <w:trHeight w:val="2798"/>
        </w:trPr>
        <w:tc>
          <w:tcPr>
            <w:tcW w:w="10080" w:type="dxa"/>
            <w:gridSpan w:val="3"/>
            <w:vAlign w:val="center"/>
          </w:tcPr>
          <w:p w14:paraId="26FB23EE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B9E347C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F50366A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53445148" w14:textId="3D5BA179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94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4FAC29CB" wp14:editId="7F4E80A7">
                    <wp:extent cx="5800725" cy="351790"/>
                    <wp:effectExtent l="0" t="0" r="9525" b="0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C205458.tmp"/>
                            <pic:cNvPicPr/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00725" cy="3517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EEF09A6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</w:t>
            </w:r>
            <w:proofErr w:type="gramStart"/>
            <w:r>
              <w:rPr>
                <w:rFonts w:ascii="Arial" w:hAnsi="Arial"/>
                <w:i/>
                <w:iCs/>
              </w:rPr>
              <w:t>pull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335224FC" w14:textId="15AD1EE2" w:rsidR="00FB4F59" w:rsidDel="00067EE8" w:rsidRDefault="00FB4F59" w:rsidP="00470F32">
            <w:pPr>
              <w:pStyle w:val="H1bodytext"/>
              <w:spacing w:after="0"/>
              <w:rPr>
                <w:del w:id="95" w:author="Christian Hall" w:date="2020-02-04T10:06:00Z"/>
                <w:rFonts w:ascii="Arial" w:hAnsi="Arial"/>
                <w:i/>
                <w:iCs/>
              </w:rPr>
            </w:pPr>
            <w:del w:id="96" w:author="Christian Hall" w:date="2020-02-04T10:06:00Z">
              <w:r w:rsidDel="00067EE8">
                <w:rPr>
                  <w:rFonts w:ascii="Arial" w:hAnsi="Arial"/>
                  <w:i/>
                  <w:iCs/>
                </w:rPr>
                <w:delText>**Note:Sara pulled from the database and it worked</w:delText>
              </w:r>
            </w:del>
          </w:p>
          <w:p w14:paraId="71619ECD" w14:textId="01AA7232" w:rsidR="00FB4F59" w:rsidDel="00067EE8" w:rsidRDefault="00FB4F59" w:rsidP="00470F32">
            <w:pPr>
              <w:pStyle w:val="H1bodytext"/>
              <w:spacing w:after="0"/>
              <w:rPr>
                <w:del w:id="97" w:author="Christian Hall" w:date="2020-02-04T10:06:00Z"/>
                <w:rFonts w:ascii="Arial" w:hAnsi="Arial"/>
                <w:i/>
                <w:iCs/>
              </w:rPr>
            </w:pPr>
            <w:del w:id="98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28C3890D" wp14:editId="02EB8E75">
                    <wp:extent cx="5838825" cy="1047115"/>
                    <wp:effectExtent l="0" t="0" r="9525" b="63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C20E82D.tmp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38825" cy="10471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9E49AED" w14:textId="2D868C69" w:rsidR="00241D8D" w:rsidDel="00067EE8" w:rsidRDefault="00241D8D" w:rsidP="00067EE8">
            <w:pPr>
              <w:pStyle w:val="H1bodytext"/>
              <w:spacing w:after="0"/>
              <w:ind w:left="0"/>
              <w:rPr>
                <w:del w:id="99" w:author="Christian Hall" w:date="2020-02-04T10:06:00Z"/>
                <w:rFonts w:ascii="Arial" w:hAnsi="Arial"/>
                <w:i/>
                <w:iCs/>
              </w:rPr>
              <w:pPrChange w:id="100" w:author="Christian Hall" w:date="2020-02-04T10:06:00Z">
                <w:pPr>
                  <w:pStyle w:val="H1bodytext"/>
                  <w:spacing w:after="0"/>
                </w:pPr>
              </w:pPrChange>
            </w:pPr>
            <w:del w:id="101" w:author="Christian Hall" w:date="2020-02-04T10:06:00Z">
              <w:r w:rsidDel="00067EE8">
                <w:rPr>
                  <w:noProof/>
                </w:rPr>
                <w:drawing>
                  <wp:inline distT="0" distB="0" distL="0" distR="0" wp14:anchorId="740AF2EF" wp14:editId="1DC5567D">
                    <wp:extent cx="5772150" cy="2171700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3"/>
                            <a:srcRect l="2186" t="7248" r="68838" b="53999"/>
                            <a:stretch/>
                          </pic:blipFill>
                          <pic:spPr bwMode="auto">
                            <a:xfrm>
                              <a:off x="0" y="0"/>
                              <a:ext cx="5784977" cy="21765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C0701C2" w14:textId="77777777" w:rsidR="00241D8D" w:rsidRDefault="00241D8D" w:rsidP="00067EE8">
            <w:pPr>
              <w:pStyle w:val="H1bodytext"/>
              <w:spacing w:after="0"/>
              <w:rPr>
                <w:rFonts w:ascii="Arial" w:hAnsi="Arial"/>
                <w:i/>
                <w:iCs/>
              </w:rPr>
              <w:pPrChange w:id="102" w:author="Christian Hall" w:date="2020-02-04T10:06:00Z">
                <w:pPr>
                  <w:pStyle w:val="H1bodytext"/>
                  <w:spacing w:after="0"/>
                </w:pPr>
              </w:pPrChange>
            </w:pPr>
          </w:p>
          <w:p w14:paraId="491614B6" w14:textId="52185F25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6F2555DE" w14:textId="3693B1AF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103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319F2ABA" wp14:editId="5B1449DC">
                    <wp:extent cx="5886450" cy="567690"/>
                    <wp:effectExtent l="0" t="0" r="0" b="3810"/>
                    <wp:docPr id="3" name="Picture 3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C208B24.tmp"/>
                            <pic:cNvPicPr/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86450" cy="5676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65C17FE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161125F2" w14:textId="1905A61E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104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4E416BE4" wp14:editId="09EE7A40">
                    <wp:extent cx="5753100" cy="826770"/>
                    <wp:effectExtent l="0" t="0" r="0" b="0"/>
                    <wp:docPr id="4" name="Picture 4" descr="A close up of a scree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C20E135.tmp"/>
                            <pic:cNvPicPr/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3100" cy="8267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105" w:author="Christian Hall" w:date="2020-02-04T10:06:00Z">
              <w:r w:rsidR="00067EE8">
                <w:rPr>
                  <w:noProof/>
                </w:rPr>
                <w:t xml:space="preserve"> </w:t>
              </w:r>
              <w:r w:rsidR="00067EE8">
                <w:rPr>
                  <w:noProof/>
                </w:rPr>
                <w:drawing>
                  <wp:inline distT="0" distB="0" distL="0" distR="0" wp14:anchorId="449C9B06" wp14:editId="46F3FB8A">
                    <wp:extent cx="6400800" cy="744220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400800" cy="7442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AE97102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58A12720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  first 6 characters of git SHA-1 hash tag in acceptance test report</w:t>
            </w:r>
          </w:p>
          <w:p w14:paraId="3966E8D1" w14:textId="56EFF682" w:rsidR="00FB4F59" w:rsidRDefault="00067EE8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ins w:id="106" w:author="Christian Hall" w:date="2020-02-04T10:06:00Z">
              <w:r>
                <w:rPr>
                  <w:rFonts w:ascii="Arial" w:hAnsi="Arial"/>
                  <w:i/>
                  <w:iCs/>
                </w:rPr>
                <w:t>2a5b13</w:t>
              </w:r>
            </w:ins>
            <w:del w:id="107" w:author="Christian Hall" w:date="2020-02-04T10:06:00Z">
              <w:r w:rsidR="00FB4F59" w:rsidDel="00067EE8">
                <w:rPr>
                  <w:rFonts w:ascii="Arial" w:hAnsi="Arial"/>
                  <w:i/>
                  <w:iCs/>
                </w:rPr>
                <w:delText>8b4218</w:delText>
              </w:r>
            </w:del>
          </w:p>
        </w:tc>
      </w:tr>
      <w:tr w:rsidR="00FB4F59" w:rsidRPr="000916B2" w14:paraId="5F1A882D" w14:textId="77777777" w:rsidTr="00FB4F59">
        <w:trPr>
          <w:cantSplit/>
          <w:trHeight w:val="1340"/>
        </w:trPr>
        <w:tc>
          <w:tcPr>
            <w:tcW w:w="1800" w:type="dxa"/>
            <w:vMerge w:val="restart"/>
            <w:vAlign w:val="center"/>
          </w:tcPr>
          <w:p w14:paraId="2AA383C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5E0317D2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37B5CBC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45747C4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3369061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FB4F59" w:rsidRPr="000916B2" w14:paraId="12B366E3" w14:textId="77777777" w:rsidTr="00FB4F59">
        <w:trPr>
          <w:cantSplit/>
          <w:trHeight w:val="890"/>
        </w:trPr>
        <w:tc>
          <w:tcPr>
            <w:tcW w:w="1800" w:type="dxa"/>
            <w:vMerge/>
            <w:vAlign w:val="center"/>
          </w:tcPr>
          <w:p w14:paraId="17E7039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4805D4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</w:t>
            </w:r>
          </w:p>
          <w:p w14:paraId="1B87BFA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./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  <w:p w14:paraId="41CFD5AA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First time, permission denied </w:t>
            </w:r>
            <w:proofErr w:type="spellStart"/>
            <w:r>
              <w:rPr>
                <w:rFonts w:ascii="Arial" w:hAnsi="Arial"/>
                <w:i/>
                <w:iCs/>
              </w:rPr>
              <w:t>occured</w:t>
            </w:r>
            <w:proofErr w:type="spellEnd"/>
          </w:p>
          <w:p w14:paraId="5D44A17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8B322D9" wp14:editId="5B4C941B">
                  <wp:extent cx="4942936" cy="1578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206E20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964" cy="20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4243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ED3E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fix, it all worked</w:t>
            </w:r>
          </w:p>
        </w:tc>
      </w:tr>
      <w:tr w:rsidR="00FB4F59" w:rsidRPr="000916B2" w14:paraId="3D30F591" w14:textId="77777777" w:rsidTr="00FB4F59">
        <w:trPr>
          <w:cantSplit/>
          <w:trHeight w:val="755"/>
        </w:trPr>
        <w:tc>
          <w:tcPr>
            <w:tcW w:w="1800" w:type="dxa"/>
            <w:vMerge/>
            <w:vAlign w:val="center"/>
          </w:tcPr>
          <w:p w14:paraId="077EC7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25B8DD8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250" w:type="dxa"/>
            <w:vAlign w:val="center"/>
          </w:tcPr>
          <w:p w14:paraId="401693CD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5034F88F" w14:textId="77777777" w:rsidTr="00FB4F59">
        <w:trPr>
          <w:cantSplit/>
          <w:trHeight w:val="818"/>
        </w:trPr>
        <w:tc>
          <w:tcPr>
            <w:tcW w:w="1800" w:type="dxa"/>
            <w:vMerge/>
            <w:vAlign w:val="center"/>
          </w:tcPr>
          <w:p w14:paraId="1A498A3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1247AE2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 xml:space="preserve">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250" w:type="dxa"/>
            <w:vAlign w:val="center"/>
          </w:tcPr>
          <w:p w14:paraId="62F0F006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00D46A0E" w14:textId="77777777" w:rsidTr="00FB4F59">
        <w:trPr>
          <w:cantSplit/>
          <w:trHeight w:val="1232"/>
        </w:trPr>
        <w:tc>
          <w:tcPr>
            <w:tcW w:w="1800" w:type="dxa"/>
            <w:vMerge/>
            <w:vAlign w:val="center"/>
          </w:tcPr>
          <w:p w14:paraId="1B3072B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AED95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4AD48AD0" w14:textId="2562019D" w:rsidR="00FB4F59" w:rsidRDefault="00FB4F59" w:rsidP="00470F32">
            <w:pPr>
              <w:pStyle w:val="H1bodytext"/>
              <w:spacing w:after="0"/>
              <w:ind w:left="0"/>
              <w:rPr>
                <w:ins w:id="108" w:author="Christian Hall" w:date="2020-02-04T10:17:00Z"/>
                <w:rFonts w:ascii="Arial" w:hAnsi="Arial"/>
                <w:i/>
                <w:iCs/>
              </w:rPr>
            </w:pPr>
          </w:p>
          <w:p w14:paraId="3BE49976" w14:textId="44ACBA5B" w:rsidR="00A04711" w:rsidRDefault="00A04711" w:rsidP="00470F32">
            <w:pPr>
              <w:pStyle w:val="H1bodytext"/>
              <w:spacing w:after="0"/>
              <w:ind w:left="0"/>
              <w:rPr>
                <w:ins w:id="109" w:author="Christian Hall" w:date="2020-02-04T10:17:00Z"/>
                <w:rFonts w:ascii="Arial" w:hAnsi="Arial"/>
                <w:i/>
                <w:iCs/>
              </w:rPr>
            </w:pPr>
            <w:ins w:id="110" w:author="Christian Hall" w:date="2020-02-04T10:17:00Z">
              <w:r w:rsidRPr="000916B2">
                <w:rPr>
                  <w:rFonts w:ascii="Arial" w:hAnsi="Arial"/>
                  <w:i/>
                  <w:iCs/>
                </w:rPr>
                <w:t>Navigate to [</w:t>
              </w:r>
              <w:proofErr w:type="spellStart"/>
              <w:r w:rsidRPr="000916B2">
                <w:rPr>
                  <w:rFonts w:ascii="Arial" w:hAnsi="Arial"/>
                  <w:i/>
                  <w:iCs/>
                </w:rPr>
                <w:t>Testing_Directory</w:t>
              </w:r>
              <w:proofErr w:type="spellEnd"/>
              <w:r w:rsidRPr="000916B2">
                <w:rPr>
                  <w:rFonts w:ascii="Arial" w:hAnsi="Arial"/>
                  <w:i/>
                  <w:iCs/>
                </w:rPr>
                <w:t>]\</w:t>
              </w:r>
              <w:proofErr w:type="spellStart"/>
              <w:r w:rsidRPr="000916B2">
                <w:rPr>
                  <w:rFonts w:ascii="Arial" w:hAnsi="Arial"/>
                  <w:i/>
                  <w:iCs/>
                </w:rPr>
                <w:t>fingerprint_test</w:t>
              </w:r>
              <w:proofErr w:type="spellEnd"/>
              <w:r>
                <w:rPr>
                  <w:rFonts w:ascii="Arial" w:hAnsi="Arial"/>
                  <w:i/>
                  <w:iCs/>
                </w:rPr>
                <w:t xml:space="preserve"> using PowerShell</w:t>
              </w:r>
            </w:ins>
          </w:p>
          <w:p w14:paraId="45172E8F" w14:textId="77777777" w:rsidR="00A04711" w:rsidRDefault="00A04711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6DE2DD8" w14:textId="32DECEAE" w:rsidR="00FB4F59" w:rsidRDefault="00FB4F59" w:rsidP="00470F32">
            <w:pPr>
              <w:pStyle w:val="H1bodytext"/>
              <w:spacing w:after="0"/>
              <w:ind w:left="0"/>
              <w:rPr>
                <w:ins w:id="111" w:author="Christian Hall" w:date="2020-02-04T10:16:00Z"/>
                <w:rFonts w:ascii="Arial" w:hAnsi="Arial"/>
                <w:i/>
                <w:iCs/>
              </w:rPr>
            </w:pPr>
            <w:del w:id="112" w:author="Christian Hall" w:date="2020-02-04T10:15:00Z">
              <w:r w:rsidDel="00A04711">
                <w:rPr>
                  <w:rFonts w:ascii="Arial" w:hAnsi="Arial"/>
                  <w:i/>
                  <w:iCs/>
                </w:rPr>
                <w:delText>In a Windows command window:</w:delText>
              </w:r>
            </w:del>
            <w:ins w:id="113" w:author="Christian Hall" w:date="2020-02-04T10:15:00Z">
              <w:r w:rsidR="00A04711">
                <w:rPr>
                  <w:rFonts w:ascii="Arial" w:hAnsi="Arial"/>
                  <w:i/>
                  <w:iCs/>
                </w:rPr>
                <w:t>While inside of [</w:t>
              </w:r>
              <w:proofErr w:type="spellStart"/>
              <w:r w:rsidR="00A04711">
                <w:rPr>
                  <w:rFonts w:ascii="Arial" w:hAnsi="Arial"/>
                  <w:i/>
                  <w:iCs/>
                </w:rPr>
                <w:t>Testing_Directory</w:t>
              </w:r>
              <w:proofErr w:type="spellEnd"/>
              <w:r w:rsidR="00A04711">
                <w:rPr>
                  <w:rFonts w:ascii="Arial" w:hAnsi="Arial"/>
                  <w:i/>
                  <w:iCs/>
                </w:rPr>
                <w:t>]\</w:t>
              </w:r>
              <w:proofErr w:type="spellStart"/>
              <w:r w:rsidR="00A04711">
                <w:rPr>
                  <w:rFonts w:ascii="Arial" w:hAnsi="Arial"/>
                  <w:i/>
                  <w:iCs/>
                </w:rPr>
                <w:t>fingerprint_test</w:t>
              </w:r>
              <w:proofErr w:type="spellEnd"/>
              <w:r w:rsidR="00A04711">
                <w:rPr>
                  <w:rFonts w:ascii="Arial" w:hAnsi="Arial"/>
                  <w:i/>
                  <w:iCs/>
                </w:rPr>
                <w:t xml:space="preserve"> in a windows file explorer window</w:t>
              </w:r>
            </w:ins>
            <w:ins w:id="114" w:author="Christian Hall" w:date="2020-02-04T10:16:00Z">
              <w:r w:rsidR="00A04711">
                <w:rPr>
                  <w:rFonts w:ascii="Arial" w:hAnsi="Arial"/>
                  <w:i/>
                  <w:iCs/>
                </w:rPr>
                <w:t>:</w:t>
              </w:r>
            </w:ins>
          </w:p>
          <w:p w14:paraId="28ABB1F8" w14:textId="10D1EFC2" w:rsidR="00A04711" w:rsidRDefault="00A04711" w:rsidP="00A04711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115" w:author="Christian Hall" w:date="2020-02-04T10:16:00Z"/>
                <w:rFonts w:ascii="Arial" w:hAnsi="Arial"/>
                <w:i/>
                <w:iCs/>
              </w:rPr>
            </w:pPr>
            <w:ins w:id="116" w:author="Christian Hall" w:date="2020-02-04T10:16:00Z">
              <w:r>
                <w:rPr>
                  <w:rFonts w:ascii="Arial" w:hAnsi="Arial"/>
                  <w:i/>
                  <w:iCs/>
                </w:rPr>
                <w:t>Hold shift and press right-click</w:t>
              </w:r>
            </w:ins>
          </w:p>
          <w:p w14:paraId="60E7ADEE" w14:textId="431BB0B7" w:rsidR="00A04711" w:rsidRDefault="00A04711" w:rsidP="00A04711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117" w:author="Christian Hall" w:date="2020-02-04T11:32:00Z"/>
                <w:rFonts w:ascii="Arial" w:hAnsi="Arial"/>
                <w:i/>
                <w:iCs/>
              </w:rPr>
            </w:pPr>
            <w:ins w:id="118" w:author="Christian Hall" w:date="2020-02-04T10:16:00Z">
              <w:r>
                <w:rPr>
                  <w:rFonts w:ascii="Arial" w:hAnsi="Arial"/>
                  <w:i/>
                  <w:iCs/>
                </w:rPr>
                <w:t>Click “Open PowerShell window here”</w:t>
              </w:r>
            </w:ins>
          </w:p>
          <w:p w14:paraId="185738B8" w14:textId="2975E6DA" w:rsidR="00377EAB" w:rsidRDefault="00377EAB" w:rsidP="00CD53D7">
            <w:pPr>
              <w:pStyle w:val="H1bodytext"/>
              <w:spacing w:after="0"/>
              <w:ind w:left="0"/>
              <w:rPr>
                <w:ins w:id="119" w:author="Christian Hall" w:date="2020-02-04T11:52:00Z"/>
                <w:rFonts w:ascii="Arial" w:hAnsi="Arial"/>
                <w:i/>
                <w:iCs/>
              </w:rPr>
            </w:pPr>
            <w:bookmarkStart w:id="120" w:name="_GoBack"/>
            <w:bookmarkEnd w:id="120"/>
          </w:p>
          <w:p w14:paraId="2B2611B0" w14:textId="4C9106EE" w:rsidR="00CD53D7" w:rsidRDefault="00CD53D7" w:rsidP="00CD53D7">
            <w:pPr>
              <w:pStyle w:val="H1bodytext"/>
              <w:spacing w:after="0"/>
              <w:ind w:left="0"/>
              <w:rPr>
                <w:ins w:id="121" w:author="Christian Hall" w:date="2020-02-04T11:53:00Z"/>
                <w:rFonts w:ascii="Arial" w:hAnsi="Arial"/>
                <w:i/>
                <w:iCs/>
              </w:rPr>
            </w:pPr>
            <w:ins w:id="122" w:author="Christian Hall" w:date="2020-02-04T11:52:00Z">
              <w:r>
                <w:rPr>
                  <w:rFonts w:ascii="Arial" w:hAnsi="Arial"/>
                  <w:i/>
                  <w:iCs/>
                </w:rPr>
                <w:t xml:space="preserve">Alternatively, use </w:t>
              </w:r>
            </w:ins>
            <w:ins w:id="123" w:author="Christian Hall" w:date="2020-02-04T11:53:00Z">
              <w:r>
                <w:rPr>
                  <w:rFonts w:ascii="Arial" w:hAnsi="Arial"/>
                  <w:i/>
                  <w:iCs/>
                </w:rPr>
                <w:t>Window’s command prompt cmd.exe:</w:t>
              </w:r>
            </w:ins>
          </w:p>
          <w:p w14:paraId="1385ECE9" w14:textId="44AD60CD" w:rsidR="00CD53D7" w:rsidRPr="00CD53D7" w:rsidRDefault="00CD53D7" w:rsidP="00CD53D7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124" w:author="Christian Hall" w:date="2020-02-04T11:52:00Z"/>
                <w:rFonts w:ascii="Arial" w:hAnsi="Arial"/>
                <w:i/>
                <w:iCs/>
                <w:rPrChange w:id="125" w:author="Christian Hall" w:date="2020-02-04T11:53:00Z">
                  <w:rPr>
                    <w:ins w:id="126" w:author="Christian Hall" w:date="2020-02-04T11:52:00Z"/>
                    <w:rFonts w:ascii="Arial" w:hAnsi="Arial"/>
                    <w:i/>
                    <w:iCs/>
                  </w:rPr>
                </w:rPrChange>
              </w:rPr>
              <w:pPrChange w:id="127" w:author="Christian Hall" w:date="2020-02-04T11:53:00Z">
                <w:pPr>
                  <w:pStyle w:val="H1bodytext"/>
                  <w:spacing w:after="0"/>
                  <w:ind w:left="0"/>
                </w:pPr>
              </w:pPrChange>
            </w:pPr>
            <w:ins w:id="128" w:author="Christian Hall" w:date="2020-02-04T11:53:00Z">
              <w:r>
                <w:rPr>
                  <w:rFonts w:ascii="Arial" w:hAnsi="Arial"/>
                  <w:i/>
                  <w:iCs/>
                </w:rPr>
                <w:t>Windows key and type “Command prompt”</w:t>
              </w:r>
            </w:ins>
          </w:p>
          <w:p w14:paraId="728AB1E8" w14:textId="77777777" w:rsidR="00CD53D7" w:rsidRDefault="00CD53D7" w:rsidP="00CD53D7">
            <w:pPr>
              <w:pStyle w:val="H1bodytext"/>
              <w:spacing w:after="0"/>
              <w:ind w:left="0"/>
              <w:rPr>
                <w:ins w:id="129" w:author="Christian Hall" w:date="2020-02-04T11:32:00Z"/>
                <w:rFonts w:ascii="Arial" w:hAnsi="Arial"/>
                <w:i/>
                <w:iCs/>
              </w:rPr>
              <w:pPrChange w:id="130" w:author="Christian Hall" w:date="2020-02-04T11:52:00Z">
                <w:pPr>
                  <w:pStyle w:val="H1bodytext"/>
                  <w:spacing w:after="0"/>
                </w:pPr>
              </w:pPrChange>
            </w:pPr>
          </w:p>
          <w:p w14:paraId="3F63F9C2" w14:textId="2E0A6585" w:rsidR="00377EAB" w:rsidRDefault="00377EAB" w:rsidP="00377EAB">
            <w:pPr>
              <w:pStyle w:val="H1bodytext"/>
              <w:spacing w:after="0"/>
              <w:ind w:left="0"/>
              <w:rPr>
                <w:ins w:id="131" w:author="Christian Hall" w:date="2020-02-04T11:32:00Z"/>
                <w:rFonts w:ascii="Arial" w:hAnsi="Arial"/>
                <w:i/>
                <w:iCs/>
              </w:rPr>
            </w:pPr>
            <w:ins w:id="132" w:author="Christian Hall" w:date="2020-02-04T11:32:00Z">
              <w:r>
                <w:rPr>
                  <w:rFonts w:ascii="Arial" w:hAnsi="Arial"/>
                  <w:i/>
                  <w:iCs/>
                </w:rPr>
                <w:t xml:space="preserve">Optionally, </w:t>
              </w:r>
              <w:proofErr w:type="gramStart"/>
              <w:r>
                <w:rPr>
                  <w:rFonts w:ascii="Arial" w:hAnsi="Arial"/>
                  <w:i/>
                  <w:iCs/>
                </w:rPr>
                <w:t>open up</w:t>
              </w:r>
              <w:proofErr w:type="gramEnd"/>
              <w:r>
                <w:rPr>
                  <w:rFonts w:ascii="Arial" w:hAnsi="Arial"/>
                  <w:i/>
                  <w:iCs/>
                </w:rPr>
                <w:t xml:space="preserve"> git bash to run these commands</w:t>
              </w:r>
            </w:ins>
          </w:p>
          <w:p w14:paraId="5FE56419" w14:textId="72CD7B31" w:rsidR="00377EAB" w:rsidRDefault="00377EAB" w:rsidP="00377EAB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133" w:author="Christian Hall" w:date="2020-02-04T11:32:00Z"/>
                <w:rFonts w:ascii="Arial" w:hAnsi="Arial"/>
                <w:i/>
                <w:iCs/>
              </w:rPr>
            </w:pPr>
            <w:ins w:id="134" w:author="Christian Hall" w:date="2020-02-04T11:32:00Z">
              <w:r>
                <w:rPr>
                  <w:rFonts w:ascii="Arial" w:hAnsi="Arial"/>
                  <w:i/>
                  <w:iCs/>
                </w:rPr>
                <w:t xml:space="preserve">Right click in </w:t>
              </w:r>
              <w:proofErr w:type="spellStart"/>
              <w:r>
                <w:rPr>
                  <w:rFonts w:ascii="Arial" w:hAnsi="Arial"/>
                  <w:i/>
                  <w:iCs/>
                </w:rPr>
                <w:t>fingerprint_test</w:t>
              </w:r>
              <w:proofErr w:type="spellEnd"/>
            </w:ins>
          </w:p>
          <w:p w14:paraId="3333B047" w14:textId="6350AFD2" w:rsidR="00CD53D7" w:rsidRPr="00CD53D7" w:rsidRDefault="00377EAB" w:rsidP="00CD53D7">
            <w:pPr>
              <w:pStyle w:val="H1bodytext"/>
              <w:numPr>
                <w:ilvl w:val="0"/>
                <w:numId w:val="14"/>
              </w:numPr>
              <w:spacing w:after="0"/>
              <w:rPr>
                <w:rFonts w:ascii="Arial" w:hAnsi="Arial"/>
                <w:i/>
                <w:iCs/>
                <w:rPrChange w:id="135" w:author="Christian Hall" w:date="2020-02-04T11:52:00Z">
                  <w:rPr>
                    <w:rFonts w:ascii="Arial" w:hAnsi="Arial"/>
                    <w:i/>
                    <w:iCs/>
                  </w:rPr>
                </w:rPrChange>
              </w:rPr>
              <w:pPrChange w:id="136" w:author="Christian Hall" w:date="2020-02-04T11:52:00Z">
                <w:pPr>
                  <w:pStyle w:val="H1bodytext"/>
                  <w:spacing w:after="0"/>
                  <w:ind w:left="0"/>
                </w:pPr>
              </w:pPrChange>
            </w:pPr>
            <w:ins w:id="137" w:author="Christian Hall" w:date="2020-02-04T11:32:00Z">
              <w:r>
                <w:rPr>
                  <w:rFonts w:ascii="Arial" w:hAnsi="Arial"/>
                  <w:i/>
                  <w:iCs/>
                </w:rPr>
                <w:t>Click “Git Bash Here”</w:t>
              </w:r>
            </w:ins>
          </w:p>
          <w:p w14:paraId="2491A0F8" w14:textId="251F9565" w:rsidR="00FB4F59" w:rsidDel="00A04711" w:rsidRDefault="00FB4F59" w:rsidP="00470F32">
            <w:pPr>
              <w:pStyle w:val="H1bodytext"/>
              <w:spacing w:after="0"/>
              <w:ind w:left="0"/>
              <w:rPr>
                <w:del w:id="138" w:author="Christian Hall" w:date="2020-02-04T10:17:00Z"/>
                <w:rFonts w:ascii="Arial" w:hAnsi="Arial"/>
                <w:i/>
                <w:iCs/>
              </w:rPr>
            </w:pPr>
            <w:del w:id="139" w:author="Christian Hall" w:date="2020-02-04T10:17:00Z">
              <w:r w:rsidRPr="000916B2" w:rsidDel="00A04711">
                <w:rPr>
                  <w:rFonts w:ascii="Arial" w:hAnsi="Arial"/>
                  <w:i/>
                  <w:iCs/>
                </w:rPr>
                <w:delText>Navigate to [Testing_Directory]\fingerprint_test</w:delText>
              </w:r>
            </w:del>
          </w:p>
          <w:p w14:paraId="01D91A59" w14:textId="77777777" w:rsidR="00FB4F59" w:rsidRDefault="00FB4F59" w:rsidP="00A0471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  <w:pPrChange w:id="140" w:author="Christian Hall" w:date="2020-02-04T10:17:00Z">
                <w:pPr>
                  <w:pStyle w:val="H1bodytext"/>
                  <w:spacing w:after="0"/>
                  <w:ind w:left="0"/>
                </w:pPr>
              </w:pPrChange>
            </w:pPr>
          </w:p>
        </w:tc>
      </w:tr>
      <w:tr w:rsidR="00FB4F59" w:rsidRPr="000916B2" w14:paraId="037006A6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6FF544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F52A450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 by entering the following at the command line:./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  <w:p w14:paraId="10765D6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7EA88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Should have gotten an error with this initial test but instead the file would open in notepad</w:t>
            </w:r>
          </w:p>
          <w:p w14:paraId="6B9192E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4ABE659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</w:t>
            </w:r>
            <w:proofErr w:type="spellStart"/>
            <w:r>
              <w:rPr>
                <w:rFonts w:ascii="Arial" w:hAnsi="Arial"/>
                <w:i/>
                <w:iCs/>
              </w:rPr>
              <w:t>linux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putty window enter the following to be mapped after logging into olive:</w:t>
            </w:r>
          </w:p>
          <w:p w14:paraId="054D17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Ln -s /opt/tools ca-</w:t>
            </w:r>
            <w:proofErr w:type="spellStart"/>
            <w:r>
              <w:rPr>
                <w:rFonts w:ascii="Arial" w:hAnsi="Arial"/>
                <w:i/>
                <w:iCs/>
              </w:rPr>
              <w:t>cie</w:t>
            </w:r>
            <w:proofErr w:type="spellEnd"/>
            <w:r>
              <w:rPr>
                <w:rFonts w:ascii="Arial" w:hAnsi="Arial"/>
                <w:i/>
                <w:iCs/>
              </w:rPr>
              <w:t>-tools</w:t>
            </w:r>
          </w:p>
          <w:p w14:paraId="799985B3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1AB0D01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running in the same error: “No such file or directory” in windows we did the following:</w:t>
            </w:r>
          </w:p>
          <w:p w14:paraId="6A1EA54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Opened file explorer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Easy Access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Map as drive</w:t>
            </w:r>
          </w:p>
          <w:p w14:paraId="34B733F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this case Y: was set to </w:t>
            </w:r>
            <w:hyperlink r:id="rId18" w:history="1">
              <w:r w:rsidRPr="00050920">
                <w:rPr>
                  <w:rStyle w:val="Hyperlink"/>
                  <w:rFonts w:ascii="Arial" w:hAnsi="Arial"/>
                  <w:i/>
                  <w:iCs/>
                </w:rPr>
                <w:t>\\olive\nmondragon</w:t>
              </w:r>
            </w:hyperlink>
          </w:p>
          <w:p w14:paraId="735153C8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Went back to putty window and entered: ln -s /samba/backups/CAVE </w:t>
            </w:r>
            <w:proofErr w:type="spellStart"/>
            <w:r>
              <w:rPr>
                <w:rFonts w:ascii="Arial" w:hAnsi="Arial"/>
                <w:i/>
                <w:iCs/>
              </w:rPr>
              <w:t>CAVE</w:t>
            </w:r>
            <w:proofErr w:type="spellEnd"/>
          </w:p>
          <w:p w14:paraId="120823A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D4DA62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Under settings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“Edit the system environment variables”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Environment Variables 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select “PATH”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Edit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New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and enter: C:\Program Files\Git\mingw64\bin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OK</w:t>
            </w:r>
          </w:p>
          <w:p w14:paraId="06EBD4C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04E890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bash windows does not operate properly on my computer. Please note that I used Anaconda </w:t>
            </w:r>
            <w:proofErr w:type="spellStart"/>
            <w:r>
              <w:rPr>
                <w:rFonts w:ascii="Arial" w:hAnsi="Arial"/>
                <w:i/>
                <w:iCs/>
              </w:rPr>
              <w:t>Powershell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Prompt (anaconda3) and </w:t>
            </w:r>
            <w:r w:rsidRPr="003746B0">
              <w:rPr>
                <w:rFonts w:ascii="Arial" w:hAnsi="Arial"/>
                <w:b/>
                <w:bCs/>
                <w:i/>
                <w:iCs/>
              </w:rPr>
              <w:t>.bat</w:t>
            </w:r>
            <w:r>
              <w:rPr>
                <w:rFonts w:ascii="Arial" w:hAnsi="Arial"/>
                <w:i/>
                <w:iCs/>
              </w:rPr>
              <w:t xml:space="preserve"> files for this testing</w:t>
            </w:r>
          </w:p>
          <w:p w14:paraId="7FEB5D87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674A1AE2" w14:textId="77777777" w:rsidTr="00FB4F59">
        <w:trPr>
          <w:cantSplit/>
          <w:trHeight w:val="755"/>
        </w:trPr>
        <w:tc>
          <w:tcPr>
            <w:tcW w:w="1800" w:type="dxa"/>
            <w:vMerge/>
            <w:vAlign w:val="center"/>
          </w:tcPr>
          <w:p w14:paraId="7BBBB27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BB81B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66BF95C" w14:textId="70EAA925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del w:id="141" w:author="Christian Hall" w:date="2020-02-04T10:25:00Z">
              <w:r w:rsidDel="00A04711">
                <w:rPr>
                  <w:rFonts w:ascii="Arial" w:hAnsi="Arial"/>
                </w:rPr>
                <w:delText>Pass</w:delText>
              </w:r>
            </w:del>
            <w:ins w:id="142" w:author="Christian Hall" w:date="2020-02-04T10:25:00Z">
              <w:r w:rsidR="00A04711">
                <w:rPr>
                  <w:rFonts w:ascii="Arial" w:hAnsi="Arial"/>
                </w:rPr>
                <w:t>FAIL</w:t>
              </w:r>
            </w:ins>
          </w:p>
        </w:tc>
      </w:tr>
      <w:tr w:rsidR="00FB4F59" w:rsidRPr="000916B2" w14:paraId="1D728450" w14:textId="77777777" w:rsidTr="00FB4F59">
        <w:trPr>
          <w:cantSplit/>
          <w:trHeight w:val="800"/>
        </w:trPr>
        <w:tc>
          <w:tcPr>
            <w:tcW w:w="1800" w:type="dxa"/>
            <w:vMerge/>
            <w:vAlign w:val="center"/>
          </w:tcPr>
          <w:p w14:paraId="20F62F7D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F888AA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543C0401" w14:textId="782FCC56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del w:id="143" w:author="Christian Hall" w:date="2020-02-04T10:25:00Z">
              <w:r w:rsidDel="007B17D8">
                <w:rPr>
                  <w:rFonts w:ascii="Arial" w:hAnsi="Arial"/>
                </w:rPr>
                <w:delText>Pass</w:delText>
              </w:r>
            </w:del>
            <w:ins w:id="144" w:author="Christian Hall" w:date="2020-02-04T10:25:00Z">
              <w:r w:rsidR="007B17D8">
                <w:rPr>
                  <w:rFonts w:ascii="Arial" w:hAnsi="Arial"/>
                </w:rPr>
                <w:t>FAIL</w:t>
              </w:r>
            </w:ins>
          </w:p>
        </w:tc>
      </w:tr>
      <w:tr w:rsidR="00FB4F59" w:rsidRPr="000916B2" w14:paraId="486B1C32" w14:textId="77777777" w:rsidTr="00FB4F59">
        <w:trPr>
          <w:cantSplit/>
          <w:trHeight w:val="548"/>
        </w:trPr>
        <w:tc>
          <w:tcPr>
            <w:tcW w:w="10080" w:type="dxa"/>
            <w:gridSpan w:val="3"/>
            <w:vAlign w:val="center"/>
          </w:tcPr>
          <w:p w14:paraId="4D4AC4C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</w:t>
            </w:r>
            <w:r>
              <w:rPr>
                <w:rFonts w:ascii="Arial" w:hAnsi="Arial"/>
                <w:i/>
                <w:iCs/>
              </w:rPr>
              <w:t>/</w:t>
            </w:r>
            <w:proofErr w:type="spellStart"/>
            <w:r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FB4F59" w:rsidRPr="000916B2" w14:paraId="37DC0288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0257C3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491AF97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AE1EA08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-1.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BE2107D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0E59FC2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D2AB7A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C9057B">
              <w:rPr>
                <w:rFonts w:ascii="Arial" w:hAnsi="Arial"/>
              </w:rPr>
              <w:t>fingerprinter.py_TC-1_fingerprint.txt</w:t>
            </w:r>
            <w:r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5AD4AC4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A21E192" w14:textId="77777777" w:rsidTr="00FB4F59">
        <w:trPr>
          <w:cantSplit/>
          <w:trHeight w:val="917"/>
        </w:trPr>
        <w:tc>
          <w:tcPr>
            <w:tcW w:w="1800" w:type="dxa"/>
            <w:vMerge w:val="restart"/>
            <w:vAlign w:val="center"/>
          </w:tcPr>
          <w:p w14:paraId="1A9F461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6B504FB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30F399D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1AF5ADE" w14:textId="77777777" w:rsidTr="00FB4F59">
        <w:trPr>
          <w:cantSplit/>
          <w:trHeight w:val="2015"/>
        </w:trPr>
        <w:tc>
          <w:tcPr>
            <w:tcW w:w="1800" w:type="dxa"/>
            <w:vMerge/>
            <w:vAlign w:val="center"/>
          </w:tcPr>
          <w:p w14:paraId="00D79E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E1792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66F1539C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532184E0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47F37338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6198101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0F225064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F3DB5D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TC-3</w:t>
            </w:r>
          </w:p>
        </w:tc>
        <w:tc>
          <w:tcPr>
            <w:tcW w:w="8280" w:type="dxa"/>
            <w:gridSpan w:val="2"/>
            <w:vAlign w:val="center"/>
          </w:tcPr>
          <w:p w14:paraId="5D74CB1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Pr="000916B2">
              <w:rPr>
                <w:rFonts w:ascii="Arial" w:hAnsi="Arial"/>
                <w:i/>
                <w:iCs/>
              </w:rPr>
              <w:t>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64A146F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2B6DD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FB4F59" w:rsidRPr="000916B2" w14:paraId="3919CB03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3272BA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657BD7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F0C620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F45CBA8" w14:textId="77777777" w:rsidTr="00FB4F59">
        <w:trPr>
          <w:cantSplit/>
          <w:trHeight w:val="1430"/>
        </w:trPr>
        <w:tc>
          <w:tcPr>
            <w:tcW w:w="1800" w:type="dxa"/>
            <w:vMerge/>
            <w:vAlign w:val="center"/>
          </w:tcPr>
          <w:p w14:paraId="2D8E00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4AEE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1DA75779" w14:textId="77777777" w:rsidR="00FB4F59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37D3783A" w14:textId="77777777" w:rsidR="00FB4F59" w:rsidRPr="000916B2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</w:t>
            </w:r>
            <w:r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46B8168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8E784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3A2BADB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24E740B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56A9BE0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48EC432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FB4F59" w:rsidRPr="000916B2" w14:paraId="7DD9EE00" w14:textId="77777777" w:rsidTr="00FB4F59">
        <w:trPr>
          <w:cantSplit/>
          <w:trHeight w:val="728"/>
        </w:trPr>
        <w:tc>
          <w:tcPr>
            <w:tcW w:w="1800" w:type="dxa"/>
            <w:vMerge/>
            <w:vAlign w:val="center"/>
          </w:tcPr>
          <w:p w14:paraId="5E367D3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6E345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FB4F59" w:rsidRPr="000916B2" w14:paraId="7D6E4E28" w14:textId="77777777" w:rsidTr="00FB4F59">
        <w:trPr>
          <w:cantSplit/>
          <w:trHeight w:val="728"/>
        </w:trPr>
        <w:tc>
          <w:tcPr>
            <w:tcW w:w="1800" w:type="dxa"/>
            <w:vMerge/>
            <w:vAlign w:val="center"/>
          </w:tcPr>
          <w:p w14:paraId="2C8C69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1B6D0A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FB4F59" w:rsidRPr="000916B2" w14:paraId="797DE5DC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0BB95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5F8D06B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4046DC4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7545EFC5" w14:textId="77777777" w:rsidTr="00FB4F59">
        <w:trPr>
          <w:cantSplit/>
          <w:trHeight w:val="1610"/>
        </w:trPr>
        <w:tc>
          <w:tcPr>
            <w:tcW w:w="1800" w:type="dxa"/>
            <w:vMerge/>
            <w:vAlign w:val="center"/>
          </w:tcPr>
          <w:p w14:paraId="6DE8271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E30E5C9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34EC4C07" w14:textId="77777777" w:rsidR="00FB4F59" w:rsidRPr="004F4866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.txt </w:t>
            </w:r>
          </w:p>
          <w:p w14:paraId="682D73B2" w14:textId="77777777" w:rsidR="00FB4F59" w:rsidRPr="0057454C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Copy.txt </w:t>
            </w:r>
          </w:p>
          <w:p w14:paraId="32BC549F" w14:textId="77777777" w:rsidR="00FB4F59" w:rsidRPr="000916B2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7E07333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6B3E2569" w14:textId="77777777" w:rsidTr="00FB4F59">
        <w:trPr>
          <w:cantSplit/>
          <w:trHeight w:val="800"/>
        </w:trPr>
        <w:tc>
          <w:tcPr>
            <w:tcW w:w="1800" w:type="dxa"/>
            <w:vMerge w:val="restart"/>
            <w:vAlign w:val="center"/>
          </w:tcPr>
          <w:p w14:paraId="170C4A6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4D8E6825" w14:textId="44CFFCB0" w:rsidR="00FB4F59" w:rsidRPr="000916B2" w:rsidRDefault="007827F6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ins w:id="145" w:author="Christian Hall" w:date="2020-02-04T10:55:00Z">
              <w:r>
                <w:rPr>
                  <w:rFonts w:ascii="Arial" w:hAnsi="Arial"/>
                  <w:i/>
                  <w:iCs/>
                </w:rPr>
                <w:t>Copy a fourth file “testfile.txt”</w:t>
              </w:r>
            </w:ins>
            <w:ins w:id="146" w:author="Christian Hall" w:date="2020-02-04T10:56:00Z">
              <w:r>
                <w:rPr>
                  <w:rFonts w:ascii="Arial" w:hAnsi="Arial"/>
                  <w:i/>
                  <w:iCs/>
                </w:rPr>
                <w:t xml:space="preserve"> into the [</w:t>
              </w:r>
              <w:proofErr w:type="spellStart"/>
              <w:r>
                <w:rPr>
                  <w:rFonts w:ascii="Arial" w:hAnsi="Arial"/>
                  <w:i/>
                  <w:iCs/>
                </w:rPr>
                <w:t>Testing_Directory</w:t>
              </w:r>
              <w:proofErr w:type="spellEnd"/>
              <w:r>
                <w:rPr>
                  <w:rFonts w:ascii="Arial" w:hAnsi="Arial"/>
                  <w:i/>
                  <w:iCs/>
                </w:rPr>
                <w:t>]</w:t>
              </w:r>
            </w:ins>
            <w:del w:id="147" w:author="Christian Hall" w:date="2020-02-04T10:55:00Z">
              <w:r w:rsidR="00FB4F59" w:rsidRPr="000916B2" w:rsidDel="007827F6">
                <w:rPr>
                  <w:rFonts w:ascii="Arial" w:hAnsi="Arial"/>
                  <w:i/>
                  <w:iCs/>
                </w:rPr>
                <w:delText>O</w:delText>
              </w:r>
            </w:del>
            <w:del w:id="148" w:author="Christian Hall" w:date="2020-02-04T10:56:00Z">
              <w:r w:rsidR="00FB4F59" w:rsidRPr="000916B2" w:rsidDel="007827F6">
                <w:rPr>
                  <w:rFonts w:ascii="Arial" w:hAnsi="Arial"/>
                  <w:i/>
                  <w:iCs/>
                </w:rPr>
                <w:delText xml:space="preserve">pen 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testfile 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-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 C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opy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 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(</w:delText>
              </w:r>
            </w:del>
            <w:del w:id="149" w:author="Christian Hall" w:date="2020-02-04T10:54:00Z">
              <w:r w:rsidR="00FB4F59" w:rsidRPr="000916B2" w:rsidDel="007827F6">
                <w:rPr>
                  <w:rFonts w:ascii="Arial" w:hAnsi="Arial"/>
                  <w:i/>
                  <w:iCs/>
                </w:rPr>
                <w:delText>2</w:delText>
              </w:r>
            </w:del>
            <w:del w:id="150" w:author="Christian Hall" w:date="2020-02-04T10:56:00Z">
              <w:r w:rsidR="00FB4F59" w:rsidRPr="000916B2" w:rsidDel="007827F6">
                <w:rPr>
                  <w:rFonts w:ascii="Arial" w:hAnsi="Arial"/>
                  <w:i/>
                  <w:iCs/>
                </w:rPr>
                <w:delText>).txt in text editor.</w:delText>
              </w:r>
            </w:del>
          </w:p>
        </w:tc>
      </w:tr>
      <w:tr w:rsidR="007827F6" w:rsidRPr="000916B2" w14:paraId="5C779652" w14:textId="77777777" w:rsidTr="00FB4F59">
        <w:trPr>
          <w:cantSplit/>
          <w:trHeight w:val="800"/>
          <w:ins w:id="151" w:author="Christian Hall" w:date="2020-02-04T10:55:00Z"/>
        </w:trPr>
        <w:tc>
          <w:tcPr>
            <w:tcW w:w="1800" w:type="dxa"/>
            <w:vMerge/>
            <w:vAlign w:val="center"/>
          </w:tcPr>
          <w:p w14:paraId="6281D36B" w14:textId="77777777" w:rsidR="007827F6" w:rsidRDefault="007827F6" w:rsidP="00470F32">
            <w:pPr>
              <w:pStyle w:val="H1bodytext"/>
              <w:spacing w:after="0"/>
              <w:ind w:left="0"/>
              <w:jc w:val="center"/>
              <w:rPr>
                <w:ins w:id="152" w:author="Christian Hall" w:date="2020-02-04T10:55:00Z"/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9988D75" w14:textId="74E173C9" w:rsidR="007827F6" w:rsidRDefault="007827F6" w:rsidP="00470F32">
            <w:pPr>
              <w:pStyle w:val="H1bodytext"/>
              <w:spacing w:after="0"/>
              <w:ind w:left="0"/>
              <w:rPr>
                <w:ins w:id="153" w:author="Christian Hall" w:date="2020-02-04T10:55:00Z"/>
                <w:rFonts w:ascii="Arial" w:hAnsi="Arial"/>
                <w:i/>
                <w:iCs/>
              </w:rPr>
            </w:pPr>
            <w:ins w:id="154" w:author="Christian Hall" w:date="2020-02-04T10:56:00Z">
              <w:r>
                <w:rPr>
                  <w:rFonts w:ascii="Arial" w:hAnsi="Arial"/>
                  <w:i/>
                  <w:iCs/>
                </w:rPr>
                <w:t>O</w:t>
              </w:r>
            </w:ins>
            <w:ins w:id="155" w:author="Christian Hall" w:date="2020-02-04T10:55:00Z">
              <w:r w:rsidRPr="000916B2">
                <w:rPr>
                  <w:rFonts w:ascii="Arial" w:hAnsi="Arial"/>
                  <w:i/>
                  <w:iCs/>
                </w:rPr>
                <w:t xml:space="preserve">pen </w:t>
              </w:r>
              <w:proofErr w:type="spellStart"/>
              <w:r>
                <w:rPr>
                  <w:rFonts w:ascii="Arial" w:hAnsi="Arial"/>
                  <w:i/>
                  <w:iCs/>
                </w:rPr>
                <w:t>testfile</w:t>
              </w:r>
              <w:proofErr w:type="spellEnd"/>
              <w:r>
                <w:rPr>
                  <w:rFonts w:ascii="Arial" w:hAnsi="Arial"/>
                  <w:i/>
                  <w:iCs/>
                </w:rPr>
                <w:t xml:space="preserve"> </w:t>
              </w:r>
              <w:r w:rsidRPr="000916B2">
                <w:rPr>
                  <w:rFonts w:ascii="Arial" w:hAnsi="Arial"/>
                  <w:i/>
                  <w:iCs/>
                </w:rPr>
                <w:t>-</w:t>
              </w:r>
              <w:r>
                <w:rPr>
                  <w:rFonts w:ascii="Arial" w:hAnsi="Arial"/>
                  <w:i/>
                  <w:iCs/>
                </w:rPr>
                <w:t xml:space="preserve"> C</w:t>
              </w:r>
              <w:r w:rsidRPr="000916B2">
                <w:rPr>
                  <w:rFonts w:ascii="Arial" w:hAnsi="Arial"/>
                  <w:i/>
                  <w:iCs/>
                </w:rPr>
                <w:t>opy</w:t>
              </w:r>
              <w:r>
                <w:rPr>
                  <w:rFonts w:ascii="Arial" w:hAnsi="Arial"/>
                  <w:i/>
                  <w:iCs/>
                </w:rPr>
                <w:t xml:space="preserve"> </w:t>
              </w:r>
              <w:r w:rsidRPr="000916B2">
                <w:rPr>
                  <w:rFonts w:ascii="Arial" w:hAnsi="Arial"/>
                  <w:i/>
                  <w:iCs/>
                </w:rPr>
                <w:t>(</w:t>
              </w:r>
              <w:r>
                <w:rPr>
                  <w:rFonts w:ascii="Arial" w:hAnsi="Arial"/>
                  <w:i/>
                  <w:iCs/>
                </w:rPr>
                <w:t>3</w:t>
              </w:r>
              <w:r w:rsidRPr="000916B2">
                <w:rPr>
                  <w:rFonts w:ascii="Arial" w:hAnsi="Arial"/>
                  <w:i/>
                  <w:iCs/>
                </w:rPr>
                <w:t>).txt in text editor</w:t>
              </w:r>
            </w:ins>
          </w:p>
        </w:tc>
      </w:tr>
      <w:tr w:rsidR="00FB4F59" w:rsidRPr="000916B2" w14:paraId="59D25896" w14:textId="77777777" w:rsidTr="00FB4F59">
        <w:trPr>
          <w:cantSplit/>
          <w:trHeight w:val="710"/>
        </w:trPr>
        <w:tc>
          <w:tcPr>
            <w:tcW w:w="1800" w:type="dxa"/>
            <w:vMerge/>
            <w:vAlign w:val="center"/>
          </w:tcPr>
          <w:p w14:paraId="4A2E226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6EAD3F5" w14:textId="56475DAB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</w:t>
            </w:r>
            <w:ins w:id="156" w:author="Christian Hall" w:date="2020-02-04T10:58:00Z">
              <w:r w:rsidR="007827F6">
                <w:rPr>
                  <w:rFonts w:ascii="Arial" w:hAnsi="Arial"/>
                  <w:i/>
                  <w:iCs/>
                </w:rPr>
                <w:t>e or other new text somewhere in the file.</w:t>
              </w:r>
            </w:ins>
            <w:del w:id="157" w:author="Christian Hall" w:date="2020-02-04T10:58:00Z">
              <w:r w:rsidRPr="000916B2" w:rsidDel="007827F6">
                <w:rPr>
                  <w:rFonts w:ascii="Arial" w:hAnsi="Arial"/>
                  <w:i/>
                  <w:iCs/>
                </w:rPr>
                <w:delText>e somewhere in the file.</w:delText>
              </w:r>
            </w:del>
          </w:p>
        </w:tc>
      </w:tr>
      <w:tr w:rsidR="00FB4F59" w:rsidRPr="000916B2" w14:paraId="1B35FB95" w14:textId="77777777" w:rsidTr="00FB4F59">
        <w:trPr>
          <w:cantSplit/>
          <w:trHeight w:val="692"/>
        </w:trPr>
        <w:tc>
          <w:tcPr>
            <w:tcW w:w="1800" w:type="dxa"/>
            <w:vMerge/>
            <w:vAlign w:val="center"/>
          </w:tcPr>
          <w:p w14:paraId="759D529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F779FB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FB4F59" w:rsidRPr="000916B2" w14:paraId="4A6E53C3" w14:textId="77777777" w:rsidTr="00FB4F59">
        <w:trPr>
          <w:cantSplit/>
          <w:trHeight w:val="827"/>
        </w:trPr>
        <w:tc>
          <w:tcPr>
            <w:tcW w:w="1800" w:type="dxa"/>
            <w:vMerge/>
            <w:vAlign w:val="center"/>
          </w:tcPr>
          <w:p w14:paraId="01013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5E951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2F6A03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652E5FAA" w14:textId="77777777" w:rsidTr="00FB4F59">
        <w:trPr>
          <w:cantSplit/>
          <w:trHeight w:val="1358"/>
        </w:trPr>
        <w:tc>
          <w:tcPr>
            <w:tcW w:w="1800" w:type="dxa"/>
            <w:vMerge/>
            <w:vAlign w:val="center"/>
          </w:tcPr>
          <w:p w14:paraId="05902AE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06C9FA65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0D97A373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5268D05B" w14:textId="77777777" w:rsidR="00FB4F59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ins w:id="158" w:author="Christian Hall" w:date="2020-02-04T10:54:00Z"/>
                <w:rFonts w:ascii="Arial" w:hAnsi="Arial"/>
              </w:rPr>
            </w:pPr>
            <w:del w:id="159" w:author="Christian Hall" w:date="2020-02-04T10:55:00Z">
              <w:r w:rsidRPr="004F4866" w:rsidDel="007827F6">
                <w:rPr>
                  <w:rFonts w:ascii="Arial" w:hAnsi="Arial"/>
                </w:rPr>
                <w:delText xml:space="preserve"> </w:delText>
              </w:r>
            </w:del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  <w:p w14:paraId="0D663372" w14:textId="0084EE43" w:rsidR="007827F6" w:rsidRPr="000916B2" w:rsidRDefault="007827F6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ins w:id="160" w:author="Christian Hall" w:date="2020-02-04T10:54:00Z">
              <w:r>
                <w:rPr>
                  <w:rFonts w:ascii="Arial" w:hAnsi="Arial"/>
                </w:rPr>
                <w:t>testfile</w:t>
              </w:r>
              <w:proofErr w:type="spellEnd"/>
              <w:r>
                <w:rPr>
                  <w:rFonts w:ascii="Arial" w:hAnsi="Arial"/>
                </w:rPr>
                <w:t xml:space="preserve"> - Copy(</w:t>
              </w:r>
            </w:ins>
            <w:ins w:id="161" w:author="Christian Hall" w:date="2020-02-04T10:55:00Z">
              <w:r>
                <w:rPr>
                  <w:rFonts w:ascii="Arial" w:hAnsi="Arial"/>
                </w:rPr>
                <w:t>2</w:t>
              </w:r>
            </w:ins>
            <w:ins w:id="162" w:author="Christian Hall" w:date="2020-02-04T10:54:00Z">
              <w:r>
                <w:rPr>
                  <w:rFonts w:ascii="Arial" w:hAnsi="Arial"/>
                </w:rPr>
                <w:t>).t</w:t>
              </w:r>
            </w:ins>
            <w:ins w:id="163" w:author="Christian Hall" w:date="2020-02-04T10:55:00Z">
              <w:r>
                <w:rPr>
                  <w:rFonts w:ascii="Arial" w:hAnsi="Arial"/>
                </w:rPr>
                <w:t>xt</w:t>
              </w:r>
            </w:ins>
          </w:p>
        </w:tc>
        <w:tc>
          <w:tcPr>
            <w:tcW w:w="2250" w:type="dxa"/>
            <w:vAlign w:val="center"/>
          </w:tcPr>
          <w:p w14:paraId="24D04687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664235" w14:textId="77777777" w:rsidTr="00FB4F59">
        <w:trPr>
          <w:cantSplit/>
          <w:trHeight w:val="1358"/>
        </w:trPr>
        <w:tc>
          <w:tcPr>
            <w:tcW w:w="1800" w:type="dxa"/>
            <w:vMerge/>
            <w:vAlign w:val="center"/>
          </w:tcPr>
          <w:p w14:paraId="3F18E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951C1B5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10811AB8" w14:textId="17FB3404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</w:t>
            </w:r>
            <w:ins w:id="164" w:author="Christian Hall" w:date="2020-02-04T10:55:00Z">
              <w:r w:rsidR="007827F6">
                <w:rPr>
                  <w:rFonts w:ascii="Arial" w:hAnsi="Arial"/>
                </w:rPr>
                <w:t>3</w:t>
              </w:r>
            </w:ins>
            <w:del w:id="165" w:author="Christian Hall" w:date="2020-02-04T10:55:00Z">
              <w:r w:rsidRPr="0057454C" w:rsidDel="007827F6">
                <w:rPr>
                  <w:rFonts w:ascii="Arial" w:hAnsi="Arial"/>
                </w:rPr>
                <w:delText>2</w:delText>
              </w:r>
            </w:del>
            <w:r w:rsidRPr="0057454C">
              <w:rPr>
                <w:rFonts w:ascii="Arial" w:hAnsi="Arial"/>
              </w:rPr>
              <w:t>).txt</w:t>
            </w:r>
          </w:p>
        </w:tc>
        <w:tc>
          <w:tcPr>
            <w:tcW w:w="2250" w:type="dxa"/>
            <w:vAlign w:val="center"/>
          </w:tcPr>
          <w:p w14:paraId="43EAAFC7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2BDDFBA" w14:textId="77777777" w:rsidTr="00FB4F59">
        <w:trPr>
          <w:cantSplit/>
          <w:trHeight w:val="956"/>
        </w:trPr>
        <w:tc>
          <w:tcPr>
            <w:tcW w:w="1800" w:type="dxa"/>
            <w:vMerge w:val="restart"/>
            <w:vAlign w:val="center"/>
          </w:tcPr>
          <w:p w14:paraId="7706A7B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555D2E1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FB4F59" w:rsidRPr="000916B2" w14:paraId="4322ED6F" w14:textId="77777777" w:rsidTr="00FB4F59">
        <w:trPr>
          <w:cantSplit/>
          <w:trHeight w:val="956"/>
        </w:trPr>
        <w:tc>
          <w:tcPr>
            <w:tcW w:w="1800" w:type="dxa"/>
            <w:vMerge/>
            <w:vAlign w:val="center"/>
          </w:tcPr>
          <w:p w14:paraId="793CC5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B6AEA9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FB5F91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0819C668" w14:textId="77777777" w:rsidTr="00FB4F59">
        <w:trPr>
          <w:cantSplit/>
          <w:trHeight w:val="1223"/>
        </w:trPr>
        <w:tc>
          <w:tcPr>
            <w:tcW w:w="1800" w:type="dxa"/>
            <w:vMerge/>
            <w:vAlign w:val="center"/>
          </w:tcPr>
          <w:p w14:paraId="2DFB86A1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568970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38766E10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32692E16" w14:textId="6AE331A1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A52DF10" w14:textId="77777777" w:rsidTr="00FB4F59">
        <w:trPr>
          <w:cantSplit/>
          <w:trHeight w:val="890"/>
        </w:trPr>
        <w:tc>
          <w:tcPr>
            <w:tcW w:w="1800" w:type="dxa"/>
            <w:vMerge/>
            <w:vAlign w:val="center"/>
          </w:tcPr>
          <w:p w14:paraId="5FDD31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3AF1B6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2FBA54C5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FB4F59" w:rsidRPr="000916B2" w14:paraId="2AE2C0F3" w14:textId="77777777" w:rsidTr="00FB4F59">
        <w:trPr>
          <w:cantSplit/>
          <w:trHeight w:val="800"/>
        </w:trPr>
        <w:tc>
          <w:tcPr>
            <w:tcW w:w="1800" w:type="dxa"/>
            <w:vMerge/>
            <w:vAlign w:val="center"/>
          </w:tcPr>
          <w:p w14:paraId="784425F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970E3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FB4F59" w:rsidRPr="000916B2" w14:paraId="77FD96C3" w14:textId="77777777" w:rsidTr="00FB4F59">
        <w:trPr>
          <w:cantSplit/>
          <w:trHeight w:val="908"/>
        </w:trPr>
        <w:tc>
          <w:tcPr>
            <w:tcW w:w="1800" w:type="dxa"/>
            <w:vMerge/>
            <w:vAlign w:val="center"/>
          </w:tcPr>
          <w:p w14:paraId="5810E31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AE41D9B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C5084A6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DB18ACE" w14:textId="77777777" w:rsidTr="00FB4F59">
        <w:trPr>
          <w:cantSplit/>
          <w:trHeight w:val="900"/>
        </w:trPr>
        <w:tc>
          <w:tcPr>
            <w:tcW w:w="1800" w:type="dxa"/>
            <w:vMerge/>
            <w:vAlign w:val="center"/>
          </w:tcPr>
          <w:p w14:paraId="568DBB7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0F26E8E1" w14:textId="77777777" w:rsidR="00FB4F59" w:rsidRDefault="00FB4F59" w:rsidP="00470F32">
            <w:pPr>
              <w:pStyle w:val="H1bodytext"/>
              <w:spacing w:after="0"/>
              <w:ind w:left="0"/>
              <w:rPr>
                <w:ins w:id="166" w:author="Christian Hall" w:date="2020-02-04T11:16:00Z"/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</w:t>
            </w:r>
            <w:ins w:id="167" w:author="Christian Hall" w:date="2020-02-04T11:12:00Z">
              <w:r w:rsidR="00E737EA">
                <w:rPr>
                  <w:rFonts w:ascii="Arial" w:hAnsi="Arial"/>
                  <w:i/>
                  <w:iCs/>
                </w:rPr>
                <w:t>_fingerprint</w:t>
              </w:r>
            </w:ins>
            <w:r w:rsidRPr="000916B2">
              <w:rPr>
                <w:rFonts w:ascii="Arial" w:hAnsi="Arial"/>
                <w:i/>
                <w:iCs/>
              </w:rPr>
              <w:t>.txt and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-6b</w:t>
            </w:r>
            <w:ins w:id="168" w:author="Christian Hall" w:date="2020-02-04T11:12:00Z">
              <w:r w:rsidR="00E737EA">
                <w:rPr>
                  <w:rFonts w:ascii="Arial" w:hAnsi="Arial"/>
                  <w:i/>
                  <w:iCs/>
                </w:rPr>
                <w:t>_fingerprint</w:t>
              </w:r>
            </w:ins>
            <w:r w:rsidRPr="000916B2">
              <w:rPr>
                <w:rFonts w:ascii="Arial" w:hAnsi="Arial"/>
                <w:i/>
                <w:iCs/>
              </w:rPr>
              <w:t xml:space="preserve">.txt </w:t>
            </w:r>
            <w:ins w:id="169" w:author="Christian Hall" w:date="2020-02-04T11:15:00Z">
              <w:r w:rsidR="00E737EA">
                <w:rPr>
                  <w:rFonts w:ascii="Arial" w:hAnsi="Arial"/>
                  <w:i/>
                  <w:iCs/>
                </w:rPr>
                <w:t>(since TC-5 has the unzipped folder inside of it as well, they will be different)</w:t>
              </w:r>
            </w:ins>
          </w:p>
          <w:p w14:paraId="1870F695" w14:textId="77777777" w:rsidR="00E737EA" w:rsidRDefault="00E737EA" w:rsidP="00470F32">
            <w:pPr>
              <w:pStyle w:val="H1bodytext"/>
              <w:spacing w:after="0"/>
              <w:ind w:left="0"/>
              <w:rPr>
                <w:ins w:id="170" w:author="Christian Hall" w:date="2020-02-04T11:16:00Z"/>
                <w:rFonts w:ascii="Arial" w:hAnsi="Arial"/>
              </w:rPr>
            </w:pPr>
          </w:p>
          <w:p w14:paraId="165D8B31" w14:textId="70ECD02C" w:rsidR="00E737EA" w:rsidRPr="00E737EA" w:rsidRDefault="00E737EA" w:rsidP="00470F32">
            <w:pPr>
              <w:pStyle w:val="H1bodytext"/>
              <w:spacing w:after="0"/>
              <w:ind w:left="0"/>
              <w:rPr>
                <w:rFonts w:ascii="Arial" w:hAnsi="Arial"/>
                <w:rPrChange w:id="171" w:author="Christian Hall" w:date="2020-02-04T11:16:00Z">
                  <w:rPr>
                    <w:rFonts w:ascii="Arial" w:hAnsi="Arial"/>
                  </w:rPr>
                </w:rPrChange>
              </w:rPr>
            </w:pPr>
            <w:ins w:id="172" w:author="Christian Hall" w:date="2020-02-04T11:16:00Z">
              <w:r>
                <w:rPr>
                  <w:rFonts w:ascii="Arial" w:hAnsi="Arial"/>
                </w:rPr>
                <w:t xml:space="preserve">Using </w:t>
              </w:r>
              <w:r>
                <w:rPr>
                  <w:rFonts w:ascii="Arial" w:hAnsi="Arial"/>
                  <w:i/>
                  <w:iCs/>
                </w:rPr>
                <w:t>fingerprint_TC-6b_fingerprint.txt</w:t>
              </w:r>
              <w:r>
                <w:rPr>
                  <w:rFonts w:ascii="Arial" w:hAnsi="Arial"/>
                </w:rPr>
                <w:t xml:space="preserve"> verify the following</w:t>
              </w:r>
            </w:ins>
          </w:p>
        </w:tc>
      </w:tr>
      <w:tr w:rsidR="00FB4F59" w:rsidRPr="000916B2" w14:paraId="1AF79144" w14:textId="77777777" w:rsidTr="00FB4F59">
        <w:trPr>
          <w:cantSplit/>
          <w:trHeight w:val="1520"/>
        </w:trPr>
        <w:tc>
          <w:tcPr>
            <w:tcW w:w="1800" w:type="dxa"/>
            <w:vMerge/>
            <w:vAlign w:val="center"/>
          </w:tcPr>
          <w:p w14:paraId="3F26B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B366EDB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02479869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6435826A" w14:textId="77777777" w:rsidR="00FB4F59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ins w:id="173" w:author="Christian Hall" w:date="2020-02-04T11:06:00Z"/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  <w:del w:id="174" w:author="Christian Hall" w:date="2020-02-04T11:06:00Z">
              <w:r w:rsidRPr="000916B2" w:rsidDel="00E737EA">
                <w:rPr>
                  <w:rFonts w:ascii="Arial" w:hAnsi="Arial"/>
                </w:rPr>
                <w:delText xml:space="preserve"> </w:delText>
              </w:r>
            </w:del>
          </w:p>
          <w:p w14:paraId="0FAEA740" w14:textId="6A0A10FA" w:rsidR="00E737EA" w:rsidRPr="000916B2" w:rsidRDefault="00E737EA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ins w:id="175" w:author="Christian Hall" w:date="2020-02-04T11:06:00Z">
              <w:r>
                <w:rPr>
                  <w:rFonts w:ascii="Arial" w:hAnsi="Arial"/>
                </w:rPr>
                <w:t>testfile</w:t>
              </w:r>
              <w:proofErr w:type="spellEnd"/>
              <w:r w:rsidRPr="004F4866">
                <w:rPr>
                  <w:rFonts w:ascii="Arial" w:hAnsi="Arial"/>
                </w:rPr>
                <w:t xml:space="preserve"> - Copy (2).txt</w:t>
              </w:r>
            </w:ins>
          </w:p>
        </w:tc>
        <w:tc>
          <w:tcPr>
            <w:tcW w:w="2250" w:type="dxa"/>
            <w:vAlign w:val="center"/>
          </w:tcPr>
          <w:p w14:paraId="3A52F115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1DA30" w14:textId="77777777" w:rsidTr="00FB4F59">
        <w:trPr>
          <w:cantSplit/>
          <w:trHeight w:val="1520"/>
        </w:trPr>
        <w:tc>
          <w:tcPr>
            <w:tcW w:w="1800" w:type="dxa"/>
            <w:vMerge/>
            <w:vAlign w:val="center"/>
          </w:tcPr>
          <w:p w14:paraId="268CA0F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C08E817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CBCC6EB" w14:textId="1F3A44ED" w:rsidR="00FB4F59" w:rsidRPr="0057454C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 (</w:t>
            </w:r>
            <w:ins w:id="176" w:author="Christian Hall" w:date="2020-02-04T11:06:00Z">
              <w:r w:rsidR="00E737EA">
                <w:rPr>
                  <w:rFonts w:ascii="Arial" w:hAnsi="Arial"/>
                </w:rPr>
                <w:t>3</w:t>
              </w:r>
            </w:ins>
            <w:del w:id="177" w:author="Christian Hall" w:date="2020-02-04T11:06:00Z">
              <w:r w:rsidRPr="004F4866" w:rsidDel="00E737EA">
                <w:rPr>
                  <w:rFonts w:ascii="Arial" w:hAnsi="Arial"/>
                </w:rPr>
                <w:delText>2</w:delText>
              </w:r>
            </w:del>
            <w:r w:rsidRPr="004F4866">
              <w:rPr>
                <w:rFonts w:ascii="Arial" w:hAnsi="Arial"/>
              </w:rPr>
              <w:t>).txt</w:t>
            </w:r>
          </w:p>
        </w:tc>
        <w:tc>
          <w:tcPr>
            <w:tcW w:w="2250" w:type="dxa"/>
            <w:vAlign w:val="center"/>
          </w:tcPr>
          <w:p w14:paraId="71281C48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24F4DAE5" w14:textId="77777777" w:rsidR="008F6B68" w:rsidRPr="000916B2" w:rsidRDefault="008F6B68">
      <w:pPr>
        <w:spacing w:after="160" w:line="259" w:lineRule="auto"/>
      </w:pPr>
      <w:r w:rsidRPr="000916B2">
        <w:br w:type="page"/>
      </w:r>
    </w:p>
    <w:p w14:paraId="51A5C889" w14:textId="27886E63" w:rsidR="009954A4" w:rsidRPr="000916B2" w:rsidRDefault="009954A4" w:rsidP="008F6B68">
      <w:pPr>
        <w:jc w:val="center"/>
      </w:pPr>
    </w:p>
    <w:p w14:paraId="7257F878" w14:textId="13B5A2D2" w:rsidR="004F4866" w:rsidRDefault="00C40584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178" w:name="_Hlk11237718"/>
      <w:bookmarkStart w:id="179" w:name="_Hlk26873982"/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08E92C02" wp14:editId="021A2285">
            <wp:extent cx="6400800" cy="6029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1"/>
                    <a:stretch/>
                  </pic:blipFill>
                  <pic:spPr bwMode="auto">
                    <a:xfrm>
                      <a:off x="0" y="0"/>
                      <a:ext cx="64008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E280" w14:textId="7ACB83A6" w:rsidR="00C40584" w:rsidRDefault="00005533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="004F4866" w:rsidRPr="000916B2">
        <w:rPr>
          <w:rFonts w:ascii="Arial" w:hAnsi="Arial" w:cs="Arial"/>
          <w:b/>
          <w:bCs/>
        </w:rPr>
        <w:t xml:space="preserve"> A-</w:t>
      </w:r>
      <w:r w:rsidR="004F4866">
        <w:rPr>
          <w:rFonts w:ascii="Arial" w:hAnsi="Arial" w:cs="Arial"/>
          <w:b/>
          <w:bCs/>
        </w:rPr>
        <w:t>1</w:t>
      </w:r>
      <w:r w:rsidR="004F4866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4F4866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IT</w:t>
      </w:r>
      <w:r w:rsidR="004F4866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>_linux Test Logs</w:t>
      </w:r>
      <w:r w:rsidR="004F4866" w:rsidRPr="000916B2">
        <w:rPr>
          <w:rFonts w:ascii="Arial" w:hAnsi="Arial" w:cs="Arial"/>
          <w:b/>
          <w:bCs/>
        </w:rPr>
        <w:t xml:space="preserve"> </w:t>
      </w:r>
      <w:r w:rsidR="00C40584">
        <w:rPr>
          <w:rFonts w:ascii="Arial" w:hAnsi="Arial" w:cs="Arial"/>
          <w:b/>
          <w:bCs/>
        </w:rPr>
        <w:br w:type="page"/>
      </w:r>
    </w:p>
    <w:p w14:paraId="67EB714B" w14:textId="5726E7F8" w:rsidR="00C40584" w:rsidRDefault="00C40584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noProof/>
        </w:rPr>
        <w:lastRenderedPageBreak/>
        <w:drawing>
          <wp:inline distT="0" distB="0" distL="0" distR="0" wp14:anchorId="14F28237" wp14:editId="51D922A2">
            <wp:extent cx="631507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7"/>
                    <a:stretch/>
                  </pic:blipFill>
                  <pic:spPr bwMode="auto">
                    <a:xfrm>
                      <a:off x="0" y="0"/>
                      <a:ext cx="6315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058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A-</w:t>
      </w:r>
      <w:r>
        <w:rPr>
          <w:rFonts w:ascii="Arial" w:hAnsi="Arial" w:cs="Arial"/>
          <w:b/>
          <w:bCs/>
        </w:rPr>
        <w:t>2</w:t>
      </w:r>
      <w:r w:rsidRPr="000916B2">
        <w:rPr>
          <w:rFonts w:ascii="Arial" w:hAnsi="Arial" w:cs="Arial"/>
          <w:b/>
          <w:bCs/>
        </w:rPr>
        <w:t xml:space="preserve">.  </w:t>
      </w:r>
      <w:r>
        <w:rPr>
          <w:rFonts w:ascii="Arial" w:hAnsi="Arial" w:cs="Arial"/>
          <w:b/>
          <w:bCs/>
        </w:rPr>
        <w:t>f</w:t>
      </w:r>
      <w:r w:rsidRPr="000916B2">
        <w:rPr>
          <w:rFonts w:ascii="Arial" w:hAnsi="Arial" w:cs="Arial"/>
          <w:b/>
          <w:bCs/>
        </w:rPr>
        <w:t>ingerprint</w:t>
      </w:r>
      <w:r>
        <w:rPr>
          <w:rFonts w:ascii="Arial" w:hAnsi="Arial" w:cs="Arial"/>
          <w:b/>
          <w:bCs/>
        </w:rPr>
        <w:t>.py</w:t>
      </w:r>
      <w:r w:rsidRPr="000916B2">
        <w:rPr>
          <w:rFonts w:ascii="Arial" w:hAnsi="Arial" w:cs="Arial"/>
          <w:b/>
          <w:bCs/>
        </w:rPr>
        <w:t>_</w:t>
      </w:r>
      <w:r>
        <w:rPr>
          <w:rFonts w:ascii="Arial" w:hAnsi="Arial" w:cs="Arial"/>
          <w:b/>
          <w:bCs/>
        </w:rPr>
        <w:t>IT</w:t>
      </w:r>
      <w:r w:rsidRPr="000916B2">
        <w:rPr>
          <w:rFonts w:ascii="Arial" w:hAnsi="Arial" w:cs="Arial"/>
          <w:b/>
          <w:bCs/>
        </w:rPr>
        <w:t>-1</w:t>
      </w:r>
      <w:r>
        <w:rPr>
          <w:rFonts w:ascii="Arial" w:hAnsi="Arial" w:cs="Arial"/>
          <w:b/>
          <w:bCs/>
        </w:rPr>
        <w:t>_windows Test Logs (1 of 2)</w:t>
      </w:r>
      <w:r>
        <w:rPr>
          <w:rFonts w:ascii="Arial" w:hAnsi="Arial" w:cs="Arial"/>
          <w:b/>
          <w:bCs/>
        </w:rPr>
        <w:br w:type="page"/>
      </w:r>
    </w:p>
    <w:p w14:paraId="38E7D5EF" w14:textId="4E6631A6" w:rsidR="004F4866" w:rsidRDefault="004F4866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12CBC41E" w14:textId="1F05A185" w:rsidR="00C40584" w:rsidRDefault="00C40584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74F837BD" wp14:editId="26650438">
            <wp:extent cx="5933973" cy="72614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41" cy="72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2C0C" w14:textId="36998F2C" w:rsidR="00C40584" w:rsidRDefault="00005533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4F4866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3</w:t>
      </w:r>
      <w:r w:rsidR="004F4866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4F4866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IT</w:t>
      </w:r>
      <w:r w:rsidR="004F4866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>_windows Test Logs</w:t>
      </w:r>
      <w:r w:rsidR="00C40584">
        <w:rPr>
          <w:rFonts w:ascii="Arial" w:hAnsi="Arial" w:cs="Arial"/>
          <w:b/>
          <w:bCs/>
        </w:rPr>
        <w:t xml:space="preserve"> (2 of 2)</w:t>
      </w:r>
      <w:r w:rsidR="00C40584">
        <w:rPr>
          <w:rFonts w:ascii="Arial" w:hAnsi="Arial" w:cs="Arial"/>
          <w:b/>
          <w:bCs/>
        </w:rPr>
        <w:br w:type="page"/>
      </w:r>
    </w:p>
    <w:p w14:paraId="09D34A42" w14:textId="762A9FB8" w:rsidR="004F4866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2F86F9A" wp14:editId="6BC16AC9">
            <wp:extent cx="623887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E18A" w14:textId="4E68E0EE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4</w:t>
      </w:r>
      <w:r w:rsidR="008F6B68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 xml:space="preserve"> Test Logs</w:t>
      </w:r>
      <w:bookmarkEnd w:id="178"/>
    </w:p>
    <w:bookmarkEnd w:id="179"/>
    <w:p w14:paraId="0091837F" w14:textId="584B8DA3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48A1C3F2" wp14:editId="51D44AEF">
            <wp:extent cx="6276975" cy="4400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2F17" w14:textId="4C057B49" w:rsidR="004F4866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180" w:name="_Hlk26870985"/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5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-2</w:t>
      </w:r>
      <w:r w:rsidR="004F4866">
        <w:rPr>
          <w:rFonts w:ascii="Arial" w:hAnsi="Arial" w:cs="Arial"/>
          <w:b/>
          <w:bCs/>
        </w:rPr>
        <w:t xml:space="preserve"> Test Logs</w:t>
      </w:r>
    </w:p>
    <w:bookmarkEnd w:id="180"/>
    <w:p w14:paraId="04D63538" w14:textId="2F564875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B536FBA" wp14:editId="69889F4F">
            <wp:extent cx="6400800" cy="7500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4C11" w14:textId="79DDA6DA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6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-3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1615F9FC" w14:textId="5EABAAFD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E328BC5" wp14:editId="730D420C">
            <wp:extent cx="6391275" cy="796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F101" w14:textId="6E0F56C8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7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-4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651E70EC" w14:textId="7C6E648B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E51436D" wp14:editId="2AFD2EB2">
            <wp:extent cx="6153150" cy="79428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849" cy="794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B3D2" w14:textId="40F74989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8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-5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37F2DCE3" w14:textId="6B075CE4" w:rsidR="00463ACD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D1A32E0" wp14:editId="5B9E82A8">
            <wp:extent cx="6238875" cy="2466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70A4" w14:textId="726A7ADA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9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bookmarkStart w:id="181" w:name="_Hlk29640097"/>
      <w:r w:rsidR="004F4866">
        <w:rPr>
          <w:rFonts w:ascii="Arial" w:hAnsi="Arial" w:cs="Arial"/>
          <w:b/>
          <w:bCs/>
        </w:rPr>
        <w:t>TC</w:t>
      </w:r>
      <w:bookmarkEnd w:id="181"/>
      <w:r w:rsidR="008F6B68" w:rsidRPr="000916B2">
        <w:rPr>
          <w:rFonts w:ascii="Arial" w:hAnsi="Arial" w:cs="Arial"/>
          <w:b/>
          <w:bCs/>
        </w:rPr>
        <w:t>-6a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6D4D02EE" w14:textId="6B7BEDCF" w:rsidR="00463ACD" w:rsidRPr="000916B2" w:rsidRDefault="00241D8D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241D8D">
        <w:rPr>
          <w:rFonts w:ascii="Arial" w:hAnsi="Arial" w:cs="Arial"/>
          <w:b/>
          <w:bCs/>
          <w:noProof/>
        </w:rPr>
        <w:drawing>
          <wp:inline distT="0" distB="0" distL="0" distR="0" wp14:anchorId="357D54B8" wp14:editId="2638C8CB">
            <wp:extent cx="6238875" cy="1962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15A" w14:textId="0BC3A019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10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-6b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  <w:r w:rsidR="00241D8D">
        <w:rPr>
          <w:rFonts w:ascii="Arial" w:hAnsi="Arial" w:cs="Arial"/>
          <w:b/>
          <w:bCs/>
        </w:rPr>
        <w:t>(1 of 2)</w:t>
      </w:r>
    </w:p>
    <w:p w14:paraId="11E0BF56" w14:textId="769C6260" w:rsidR="00241D8D" w:rsidRDefault="00241D8D" w:rsidP="00241D8D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241D8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F6838B6" wp14:editId="2DAD90E5">
            <wp:extent cx="6391275" cy="6953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8F73" w14:textId="67C95288" w:rsidR="00241D8D" w:rsidRPr="000916B2" w:rsidRDefault="00241D8D" w:rsidP="00241D8D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A-</w:t>
      </w:r>
      <w:r>
        <w:rPr>
          <w:rFonts w:ascii="Arial" w:hAnsi="Arial" w:cs="Arial"/>
          <w:b/>
          <w:bCs/>
        </w:rPr>
        <w:t>11</w:t>
      </w:r>
      <w:r w:rsidRPr="000916B2">
        <w:rPr>
          <w:rFonts w:ascii="Arial" w:hAnsi="Arial" w:cs="Arial"/>
          <w:b/>
          <w:bCs/>
        </w:rPr>
        <w:t>.  fingerprint</w:t>
      </w:r>
      <w:r>
        <w:rPr>
          <w:rFonts w:ascii="Arial" w:hAnsi="Arial" w:cs="Arial"/>
          <w:b/>
          <w:bCs/>
        </w:rPr>
        <w:t>.py</w:t>
      </w:r>
      <w:r w:rsidRPr="000916B2">
        <w:rPr>
          <w:rFonts w:ascii="Arial" w:hAnsi="Arial" w:cs="Arial"/>
          <w:b/>
          <w:bCs/>
        </w:rPr>
        <w:t>_</w:t>
      </w:r>
      <w:r>
        <w:rPr>
          <w:rFonts w:ascii="Arial" w:hAnsi="Arial" w:cs="Arial"/>
          <w:b/>
          <w:bCs/>
        </w:rPr>
        <w:t>TC</w:t>
      </w:r>
      <w:r w:rsidRPr="000916B2">
        <w:rPr>
          <w:rFonts w:ascii="Arial" w:hAnsi="Arial" w:cs="Arial"/>
          <w:b/>
          <w:bCs/>
        </w:rPr>
        <w:t>-6b</w:t>
      </w:r>
      <w:r>
        <w:rPr>
          <w:rFonts w:ascii="Arial" w:hAnsi="Arial" w:cs="Arial"/>
          <w:b/>
          <w:bCs/>
        </w:rPr>
        <w:t xml:space="preserve"> Test Logs</w:t>
      </w:r>
      <w:r w:rsidRPr="000916B2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(2 of 2)</w:t>
      </w:r>
    </w:p>
    <w:p w14:paraId="32803942" w14:textId="77777777" w:rsidR="008F6B68" w:rsidRPr="000916B2" w:rsidRDefault="008F6B68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30141A7D" w14:textId="06B09641" w:rsidR="008F6B68" w:rsidRPr="000916B2" w:rsidRDefault="008F6B68" w:rsidP="00676A22">
      <w:pPr>
        <w:jc w:val="center"/>
      </w:pPr>
    </w:p>
    <w:sectPr w:rsidR="008F6B68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45D9B" w14:textId="77777777" w:rsidR="00492B01" w:rsidRDefault="00492B01">
      <w:r>
        <w:separator/>
      </w:r>
    </w:p>
  </w:endnote>
  <w:endnote w:type="continuationSeparator" w:id="0">
    <w:p w14:paraId="0402EAA7" w14:textId="77777777" w:rsidR="00492B01" w:rsidRDefault="00492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D69AF" w14:textId="77777777" w:rsidR="00B14935" w:rsidRPr="00F91BB5" w:rsidRDefault="00B14935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11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12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8051F5" w14:textId="77777777" w:rsidR="00492B01" w:rsidRDefault="00492B01">
      <w:r>
        <w:separator/>
      </w:r>
    </w:p>
  </w:footnote>
  <w:footnote w:type="continuationSeparator" w:id="0">
    <w:p w14:paraId="3BFF0879" w14:textId="77777777" w:rsidR="00492B01" w:rsidRDefault="00492B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05FFD" w14:textId="77777777" w:rsidR="00B14935" w:rsidRDefault="00B14935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554509">
      <w:rPr>
        <w:rFonts w:ascii="Arial" w:hAnsi="Arial" w:cs="Arial"/>
        <w:sz w:val="20"/>
        <w:szCs w:val="20"/>
      </w:rPr>
      <w:t>CHPRC-0000</w:t>
    </w:r>
  </w:p>
  <w:p w14:paraId="20AF5E5B" w14:textId="77777777" w:rsidR="00B14935" w:rsidRPr="00695DB6" w:rsidRDefault="00B14935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 w:rsidRPr="00695DB6">
      <w:rPr>
        <w:rFonts w:ascii="Arial" w:hAnsi="Arial" w:cs="Arial"/>
        <w:sz w:val="20"/>
        <w:szCs w:val="20"/>
      </w:rPr>
      <w:t>0</w:t>
    </w:r>
  </w:p>
  <w:p w14:paraId="02C37CB0" w14:textId="77777777" w:rsidR="00B14935" w:rsidRPr="00F00772" w:rsidRDefault="00B14935" w:rsidP="00736C02">
    <w:pPr>
      <w:pStyle w:val="Spacer"/>
      <w:rPr>
        <w:rFonts w:ascii="Arial" w:hAnsi="Arial"/>
        <w:sz w:val="2"/>
      </w:rPr>
    </w:pPr>
  </w:p>
  <w:p w14:paraId="2093252F" w14:textId="77777777" w:rsidR="00B14935" w:rsidRPr="00F00772" w:rsidRDefault="00B14935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65E15" w14:textId="77777777" w:rsidR="00B14935" w:rsidRDefault="00B14935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CHPRC-00000</w:t>
    </w:r>
  </w:p>
  <w:p w14:paraId="0FF43030" w14:textId="77777777" w:rsidR="00B14935" w:rsidRPr="00105BF0" w:rsidRDefault="00B14935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54F6A"/>
    <w:multiLevelType w:val="hybridMultilevel"/>
    <w:tmpl w:val="85AC7C2A"/>
    <w:lvl w:ilvl="0" w:tplc="41D4D6B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84DD9"/>
    <w:multiLevelType w:val="hybridMultilevel"/>
    <w:tmpl w:val="66287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872C1"/>
    <w:multiLevelType w:val="hybridMultilevel"/>
    <w:tmpl w:val="4E66F596"/>
    <w:lvl w:ilvl="0" w:tplc="8C74D3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33138D"/>
    <w:multiLevelType w:val="hybridMultilevel"/>
    <w:tmpl w:val="83AA7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4"/>
  </w:num>
  <w:num w:numId="5">
    <w:abstractNumId w:val="10"/>
  </w:num>
  <w:num w:numId="6">
    <w:abstractNumId w:val="12"/>
  </w:num>
  <w:num w:numId="7">
    <w:abstractNumId w:val="9"/>
  </w:num>
  <w:num w:numId="8">
    <w:abstractNumId w:val="2"/>
  </w:num>
  <w:num w:numId="9">
    <w:abstractNumId w:val="3"/>
  </w:num>
  <w:num w:numId="10">
    <w:abstractNumId w:val="6"/>
  </w:num>
  <w:num w:numId="11">
    <w:abstractNumId w:val="5"/>
  </w:num>
  <w:num w:numId="12">
    <w:abstractNumId w:val="11"/>
  </w:num>
  <w:num w:numId="13">
    <w:abstractNumId w:val="0"/>
  </w:num>
  <w:num w:numId="14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tchell Tufford">
    <w15:presenceInfo w15:providerId="AD" w15:userId="S::MTufford@intera.com::8d26c520-fa07-4c94-bcb0-2f55b8deca75"/>
  </w15:person>
  <w15:person w15:author="Christian Hall">
    <w15:presenceInfo w15:providerId="AD" w15:userId="S::CHall@intera.com::8672d4bf-8334-4ad1-836a-ebbde4d99d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15"/>
    <w:rsid w:val="00005533"/>
    <w:rsid w:val="00011D15"/>
    <w:rsid w:val="00067EE8"/>
    <w:rsid w:val="00082FBB"/>
    <w:rsid w:val="000916B2"/>
    <w:rsid w:val="000D66CE"/>
    <w:rsid w:val="000E4F70"/>
    <w:rsid w:val="000E7D4D"/>
    <w:rsid w:val="000F619E"/>
    <w:rsid w:val="00125136"/>
    <w:rsid w:val="001428A9"/>
    <w:rsid w:val="001536CB"/>
    <w:rsid w:val="00194D12"/>
    <w:rsid w:val="001A59C8"/>
    <w:rsid w:val="001F2F7B"/>
    <w:rsid w:val="002213FE"/>
    <w:rsid w:val="00241D8D"/>
    <w:rsid w:val="0026564F"/>
    <w:rsid w:val="002867A2"/>
    <w:rsid w:val="0029484C"/>
    <w:rsid w:val="002E2C73"/>
    <w:rsid w:val="002F1542"/>
    <w:rsid w:val="002F3190"/>
    <w:rsid w:val="00340274"/>
    <w:rsid w:val="00355E3E"/>
    <w:rsid w:val="003602D2"/>
    <w:rsid w:val="00377EAB"/>
    <w:rsid w:val="0039532C"/>
    <w:rsid w:val="003B3642"/>
    <w:rsid w:val="003E4225"/>
    <w:rsid w:val="00426672"/>
    <w:rsid w:val="00463ACD"/>
    <w:rsid w:val="00466D4A"/>
    <w:rsid w:val="00470F32"/>
    <w:rsid w:val="00492B01"/>
    <w:rsid w:val="00494EDD"/>
    <w:rsid w:val="004A798C"/>
    <w:rsid w:val="004B54B7"/>
    <w:rsid w:val="004F0E40"/>
    <w:rsid w:val="004F4866"/>
    <w:rsid w:val="0050241F"/>
    <w:rsid w:val="0051455B"/>
    <w:rsid w:val="00515CC8"/>
    <w:rsid w:val="00542091"/>
    <w:rsid w:val="00565C49"/>
    <w:rsid w:val="005706D0"/>
    <w:rsid w:val="0057454C"/>
    <w:rsid w:val="00602384"/>
    <w:rsid w:val="006300FA"/>
    <w:rsid w:val="00646105"/>
    <w:rsid w:val="00652857"/>
    <w:rsid w:val="00676A22"/>
    <w:rsid w:val="0067722B"/>
    <w:rsid w:val="006E2E1A"/>
    <w:rsid w:val="00706005"/>
    <w:rsid w:val="007332A6"/>
    <w:rsid w:val="00736C02"/>
    <w:rsid w:val="00770453"/>
    <w:rsid w:val="007827F6"/>
    <w:rsid w:val="00783F82"/>
    <w:rsid w:val="00784E91"/>
    <w:rsid w:val="00785E61"/>
    <w:rsid w:val="00787241"/>
    <w:rsid w:val="007924FB"/>
    <w:rsid w:val="007B17D8"/>
    <w:rsid w:val="007C6D41"/>
    <w:rsid w:val="007D73DF"/>
    <w:rsid w:val="00804EC5"/>
    <w:rsid w:val="008112DA"/>
    <w:rsid w:val="00816489"/>
    <w:rsid w:val="008246C0"/>
    <w:rsid w:val="008316C8"/>
    <w:rsid w:val="00832F45"/>
    <w:rsid w:val="0086478B"/>
    <w:rsid w:val="008812FC"/>
    <w:rsid w:val="008C67F4"/>
    <w:rsid w:val="008F6B68"/>
    <w:rsid w:val="00903DCA"/>
    <w:rsid w:val="00905785"/>
    <w:rsid w:val="00915D85"/>
    <w:rsid w:val="00931308"/>
    <w:rsid w:val="00950A83"/>
    <w:rsid w:val="00981A17"/>
    <w:rsid w:val="00991216"/>
    <w:rsid w:val="009954A4"/>
    <w:rsid w:val="00995782"/>
    <w:rsid w:val="009A4CCA"/>
    <w:rsid w:val="009A58B5"/>
    <w:rsid w:val="009C3F0A"/>
    <w:rsid w:val="00A04711"/>
    <w:rsid w:val="00A11B4B"/>
    <w:rsid w:val="00A127BE"/>
    <w:rsid w:val="00A354FE"/>
    <w:rsid w:val="00A45850"/>
    <w:rsid w:val="00A666A3"/>
    <w:rsid w:val="00A76DF0"/>
    <w:rsid w:val="00AC0DF0"/>
    <w:rsid w:val="00AD2583"/>
    <w:rsid w:val="00B14935"/>
    <w:rsid w:val="00B657AC"/>
    <w:rsid w:val="00B7342B"/>
    <w:rsid w:val="00BC77E1"/>
    <w:rsid w:val="00BC78F6"/>
    <w:rsid w:val="00C1302A"/>
    <w:rsid w:val="00C16034"/>
    <w:rsid w:val="00C40584"/>
    <w:rsid w:val="00C640F1"/>
    <w:rsid w:val="00C72D28"/>
    <w:rsid w:val="00C9057B"/>
    <w:rsid w:val="00CA0E28"/>
    <w:rsid w:val="00CD53D7"/>
    <w:rsid w:val="00CF510B"/>
    <w:rsid w:val="00D06B00"/>
    <w:rsid w:val="00D166C6"/>
    <w:rsid w:val="00D25ECB"/>
    <w:rsid w:val="00D27B86"/>
    <w:rsid w:val="00D70082"/>
    <w:rsid w:val="00D7446E"/>
    <w:rsid w:val="00D82A60"/>
    <w:rsid w:val="00D91A6D"/>
    <w:rsid w:val="00DA35EC"/>
    <w:rsid w:val="00DB2768"/>
    <w:rsid w:val="00DB7164"/>
    <w:rsid w:val="00DE09F5"/>
    <w:rsid w:val="00DF424A"/>
    <w:rsid w:val="00E04CFA"/>
    <w:rsid w:val="00E20739"/>
    <w:rsid w:val="00E46EE3"/>
    <w:rsid w:val="00E50FC7"/>
    <w:rsid w:val="00E62A15"/>
    <w:rsid w:val="00E71AC2"/>
    <w:rsid w:val="00E737EA"/>
    <w:rsid w:val="00E90B56"/>
    <w:rsid w:val="00EE6C38"/>
    <w:rsid w:val="00EF5526"/>
    <w:rsid w:val="00F279D9"/>
    <w:rsid w:val="00F3020C"/>
    <w:rsid w:val="00FA4798"/>
    <w:rsid w:val="00FB4F59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  <w15:chartTrackingRefBased/>
  <w15:docId w15:val="{FF0DA1DB-6FA6-4032-ADE6-9195BDDA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file:///\\olive\nmondragon" TargetMode="External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eader" Target="header1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emf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tmp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10" Type="http://schemas.openxmlformats.org/officeDocument/2006/relationships/hyperlink" Target="file:///\\olive\backups\CAVE\CA-CIE-Tools-TestEnv\fingerprint_test" TargetMode="External"/><Relationship Id="rId19" Type="http://schemas.openxmlformats.org/officeDocument/2006/relationships/image" Target="media/image8.emf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tmp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24</Pages>
  <Words>2653</Words>
  <Characters>15126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Lindberg</dc:creator>
  <cp:keywords/>
  <dc:description/>
  <cp:lastModifiedBy>Christian Hall</cp:lastModifiedBy>
  <cp:revision>51</cp:revision>
  <cp:lastPrinted>2020-01-11T22:28:00Z</cp:lastPrinted>
  <dcterms:created xsi:type="dcterms:W3CDTF">2020-01-10T03:03:00Z</dcterms:created>
  <dcterms:modified xsi:type="dcterms:W3CDTF">2020-02-04T20:07:00Z</dcterms:modified>
</cp:coreProperties>
</file>